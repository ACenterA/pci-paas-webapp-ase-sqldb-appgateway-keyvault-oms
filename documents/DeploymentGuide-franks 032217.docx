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70E0F" w14:textId="4D31017E" w:rsidR="00B52487" w:rsidRDefault="00B52487" w:rsidP="00B35ACA">
      <w:pPr>
        <w:pStyle w:val="Title"/>
        <w:jc w:val="center"/>
      </w:pPr>
      <w:bookmarkStart w:id="0" w:name="_Hlk477960651"/>
      <w:bookmarkStart w:id="1" w:name="_Toc475042509"/>
      <w:bookmarkEnd w:id="0"/>
      <w:r>
        <w:t xml:space="preserve">Azure </w:t>
      </w:r>
      <w:r w:rsidR="0039759B">
        <w:t xml:space="preserve">PCI and HIPAA </w:t>
      </w:r>
      <w:r w:rsidR="00565EF2">
        <w:t xml:space="preserve">validated solution </w:t>
      </w:r>
    </w:p>
    <w:p w14:paraId="68CD193B" w14:textId="54533881" w:rsidR="0039759B" w:rsidRDefault="005A7B9E" w:rsidP="00B52487">
      <w:pPr>
        <w:pStyle w:val="Subtitle"/>
        <w:jc w:val="center"/>
      </w:pPr>
      <w:r>
        <w:t xml:space="preserve">Blueprint, </w:t>
      </w:r>
      <w:r w:rsidR="00565EF2">
        <w:t>Reference</w:t>
      </w:r>
      <w:r>
        <w:t xml:space="preserve"> </w:t>
      </w:r>
      <w:r w:rsidR="00565EF2">
        <w:t>Architecture</w:t>
      </w:r>
      <w:r>
        <w:t xml:space="preserve"> with ARM templates</w:t>
      </w:r>
    </w:p>
    <w:p w14:paraId="19F97086" w14:textId="097857CD" w:rsidR="000B2AE6" w:rsidRDefault="000B2AE6" w:rsidP="00B43A49">
      <w:pPr>
        <w:pStyle w:val="Heading1"/>
      </w:pPr>
      <w:r>
        <w:t xml:space="preserve">PROJECT </w:t>
      </w:r>
      <w:r w:rsidR="00480893">
        <w:t xml:space="preserve">OBJECTIVE, </w:t>
      </w:r>
      <w:r>
        <w:t>SCENARIO</w:t>
      </w:r>
      <w:r w:rsidR="00480893">
        <w:t xml:space="preserve">, Solution </w:t>
      </w:r>
    </w:p>
    <w:p w14:paraId="3657C82B" w14:textId="77777777" w:rsidR="00057DDA" w:rsidRDefault="000B2AE6" w:rsidP="000B2AE6">
      <w:r>
        <w:t>The objective of this solution is to illustrate how a secure and compliant solution would be deployed end-to-end</w:t>
      </w:r>
      <w:r w:rsidR="00DD3077">
        <w:t xml:space="preserve"> </w:t>
      </w:r>
      <w:r w:rsidR="000F19BC">
        <w:t>Azu</w:t>
      </w:r>
      <w:r w:rsidR="00057DDA">
        <w:t>re solution. This solution contains several components.</w:t>
      </w:r>
    </w:p>
    <w:p w14:paraId="004402A1" w14:textId="3FA77346" w:rsidR="00057DDA" w:rsidRDefault="00057DDA" w:rsidP="00C657F9">
      <w:pPr>
        <w:pStyle w:val="ListParagraph"/>
        <w:numPr>
          <w:ilvl w:val="0"/>
          <w:numId w:val="12"/>
        </w:numPr>
      </w:pPr>
      <w:r w:rsidRPr="00264757">
        <w:rPr>
          <w:b/>
        </w:rPr>
        <w:t>A BluePrint</w:t>
      </w:r>
      <w:r>
        <w:t xml:space="preserve"> – The blue print provides </w:t>
      </w:r>
      <w:r w:rsidR="00892DA7">
        <w:t xml:space="preserve">you an understanding on how Contoso </w:t>
      </w:r>
      <w:r w:rsidR="00FD6F75">
        <w:t>achieved</w:t>
      </w:r>
      <w:r w:rsidR="00892DA7">
        <w:t xml:space="preserve"> it’s compliant state. Included </w:t>
      </w:r>
      <w:r w:rsidR="00FC78B9">
        <w:t>in the solution package is a completed PCI – DSS responsibility Matrix answered for Contoso Health</w:t>
      </w:r>
    </w:p>
    <w:p w14:paraId="15A1CD9E" w14:textId="1E5F72D0" w:rsidR="00FC78B9" w:rsidRDefault="00511BF8" w:rsidP="00C657F9">
      <w:pPr>
        <w:pStyle w:val="ListParagraph"/>
        <w:numPr>
          <w:ilvl w:val="0"/>
          <w:numId w:val="12"/>
        </w:numPr>
      </w:pPr>
      <w:r w:rsidRPr="00264757">
        <w:rPr>
          <w:b/>
        </w:rPr>
        <w:t>Reference Architecture</w:t>
      </w:r>
      <w:r>
        <w:t xml:space="preserve"> – The Reference Architecture provide the design used for the Contoso Health solution. </w:t>
      </w:r>
    </w:p>
    <w:p w14:paraId="6F599DE3" w14:textId="59E0ABFD" w:rsidR="00D21AFD" w:rsidRDefault="003B6508" w:rsidP="00C657F9">
      <w:pPr>
        <w:pStyle w:val="ListParagraph"/>
        <w:numPr>
          <w:ilvl w:val="0"/>
          <w:numId w:val="12"/>
        </w:numPr>
      </w:pPr>
      <w:r w:rsidRPr="00264757">
        <w:rPr>
          <w:b/>
        </w:rPr>
        <w:t>ARM templates</w:t>
      </w:r>
      <w:r>
        <w:t xml:space="preserve"> – In this deployment the .JSON files provide Microsoft Azure to {auto} dep</w:t>
      </w:r>
      <w:r w:rsidR="001A4E50">
        <w:t>loy the components of the reference architecture once the configuration parameters are provided in the set up.</w:t>
      </w:r>
      <w:r w:rsidR="0067069E">
        <w:t xml:space="preserve"> </w:t>
      </w:r>
    </w:p>
    <w:p w14:paraId="53741653" w14:textId="15DC6FD0" w:rsidR="00823B96" w:rsidRPr="00580B25" w:rsidRDefault="008B2644" w:rsidP="00580B25">
      <w:pPr>
        <w:pStyle w:val="ListParagraph"/>
        <w:numPr>
          <w:ilvl w:val="0"/>
          <w:numId w:val="31"/>
        </w:numPr>
        <w:spacing w:line="256" w:lineRule="auto"/>
        <w:rPr>
          <w:rFonts w:cstheme="minorHAnsi"/>
        </w:rPr>
      </w:pPr>
      <w:r w:rsidRPr="00264757">
        <w:rPr>
          <w:b/>
        </w:rPr>
        <w:t>PowerShell Scripts</w:t>
      </w:r>
      <w:r>
        <w:t xml:space="preserve"> </w:t>
      </w:r>
      <w:ins w:id="2" w:author="Gururaj Pandurangi" w:date="2017-03-23T10:00:00Z">
        <w:r w:rsidR="00580B25">
          <w:t xml:space="preserve">The solution </w:t>
        </w:r>
      </w:ins>
      <w:ins w:id="3" w:author="Gururaj Pandurangi" w:date="2017-03-23T10:01:00Z">
        <w:r w:rsidR="00580B25">
          <w:t xml:space="preserve">is </w:t>
        </w:r>
      </w:ins>
      <w:ins w:id="4" w:author="Gururaj Pandurangi" w:date="2017-03-23T10:00:00Z">
        <w:r w:rsidR="00580B25">
          <w:t>available on the Github repo</w:t>
        </w:r>
      </w:ins>
      <w:ins w:id="5" w:author="Gururaj Pandurangi" w:date="2017-03-23T10:01:00Z">
        <w:r w:rsidR="00580B25">
          <w:t xml:space="preserve">sitory </w:t>
        </w:r>
        <w:r w:rsidR="00580B25">
          <w:fldChar w:fldCharType="begin"/>
        </w:r>
        <w:r w:rsidR="00580B25">
          <w:instrText xml:space="preserve"> HYPERLINK "https://github.com/AvyanConsultingCorp/pci-paas-webapp-ase-sqldb-appgateway-keyvault-oms" </w:instrText>
        </w:r>
        <w:r w:rsidR="00580B25">
          <w:fldChar w:fldCharType="separate"/>
        </w:r>
        <w:r w:rsidR="00580B25" w:rsidRPr="00580B25">
          <w:rPr>
            <w:rStyle w:val="Hyperlink"/>
          </w:rPr>
          <w:t>Azure PaaS PCI Compliance and Operations Management</w:t>
        </w:r>
        <w:r w:rsidR="00580B25">
          <w:fldChar w:fldCharType="end"/>
        </w:r>
        <w:r w:rsidR="00580B25">
          <w:t xml:space="preserve">. </w:t>
        </w:r>
      </w:ins>
      <w:r w:rsidR="0067069E">
        <w:rPr>
          <w:rFonts w:cstheme="minorHAnsi"/>
        </w:rPr>
        <w:t xml:space="preserve">The scripts </w:t>
      </w:r>
      <w:ins w:id="6" w:author="Gururaj Pandurangi" w:date="2017-03-23T10:01:00Z">
        <w:r w:rsidR="00580B25">
          <w:rPr>
            <w:rFonts w:cstheme="minorHAnsi"/>
          </w:rPr>
          <w:t xml:space="preserve">are </w:t>
        </w:r>
      </w:ins>
      <w:r w:rsidR="0067069E">
        <w:rPr>
          <w:rFonts w:cstheme="minorHAnsi"/>
        </w:rPr>
        <w:t xml:space="preserve">provided by </w:t>
      </w:r>
      <w:bookmarkStart w:id="7" w:name="_Hlk477765756"/>
      <w:r w:rsidR="0067069E">
        <w:fldChar w:fldCharType="begin"/>
      </w:r>
      <w:ins w:id="8" w:author="Gururaj Pandurangi" w:date="2017-03-23T10:00:00Z">
        <w:r w:rsidR="00580B25">
          <w:instrText>HYPERLINK "http://www.avyanconsulting.com"</w:instrText>
        </w:r>
      </w:ins>
      <w:del w:id="9" w:author="Gururaj Pandurangi" w:date="2017-03-23T10:00:00Z">
        <w:r w:rsidR="0067069E" w:rsidDel="00580B25">
          <w:delInstrText xml:space="preserve"> HYPERLINK "https://github.com/AvyanConsultingCorp/pci-paas-webapp-ase-sqldb-appgateway-keyvault-oms" </w:delInstrText>
        </w:r>
      </w:del>
      <w:ins w:id="10" w:author="Gururaj Pandurangi" w:date="2017-03-23T10:00:00Z"/>
      <w:r w:rsidR="0067069E">
        <w:fldChar w:fldCharType="separate"/>
      </w:r>
      <w:del w:id="11" w:author="Gururaj Pandurangi" w:date="2017-03-23T10:00:00Z">
        <w:r w:rsidR="0067069E" w:rsidDel="00580B25">
          <w:rPr>
            <w:rStyle w:val="Hyperlink"/>
            <w:rFonts w:cstheme="minorHAnsi"/>
          </w:rPr>
          <w:delText>Avyan Consulting solution</w:delText>
        </w:r>
      </w:del>
      <w:ins w:id="12" w:author="Gururaj Pandurangi" w:date="2017-03-23T10:00:00Z">
        <w:r w:rsidR="00580B25">
          <w:rPr>
            <w:rStyle w:val="Hyperlink"/>
            <w:rFonts w:cstheme="minorHAnsi"/>
          </w:rPr>
          <w:t>Avyan Consulting Corp</w:t>
        </w:r>
      </w:ins>
      <w:r w:rsidR="0067069E">
        <w:fldChar w:fldCharType="end"/>
      </w:r>
      <w:bookmarkEnd w:id="7"/>
      <w:r w:rsidR="0067069E">
        <w:rPr>
          <w:rFonts w:cstheme="minorHAnsi"/>
        </w:rPr>
        <w:t xml:space="preserve"> . T</w:t>
      </w:r>
      <w:r w:rsidR="00613B9E">
        <w:t xml:space="preserve">he scripts provided </w:t>
      </w:r>
      <w:r w:rsidR="00823B96">
        <w:t>consi</w:t>
      </w:r>
      <w:r w:rsidR="00CD1A44">
        <w:t>st of:</w:t>
      </w:r>
    </w:p>
    <w:p w14:paraId="190AC784" w14:textId="20804BB4" w:rsidR="0067069E" w:rsidRDefault="0067069E" w:rsidP="0067069E">
      <w:pPr>
        <w:pStyle w:val="ListParagraph"/>
        <w:numPr>
          <w:ilvl w:val="1"/>
          <w:numId w:val="12"/>
        </w:numPr>
        <w:spacing w:line="256" w:lineRule="auto"/>
      </w:pPr>
      <w:commentRangeStart w:id="13"/>
      <w:r>
        <w:t xml:space="preserve">Pre-installation process that establishes </w:t>
      </w:r>
      <w:ins w:id="14" w:author="Gururaj Pandurangi" w:date="2017-03-23T10:02:00Z">
        <w:r w:rsidR="00580B25">
          <w:t xml:space="preserve">Active </w:t>
        </w:r>
      </w:ins>
      <w:r>
        <w:t>Directory user</w:t>
      </w:r>
      <w:ins w:id="15" w:author="Gururaj Pandurangi" w:date="2017-03-23T10:02:00Z">
        <w:r w:rsidR="00580B25">
          <w:t xml:space="preserve">, </w:t>
        </w:r>
      </w:ins>
      <w:r>
        <w:t xml:space="preserve"> </w:t>
      </w:r>
      <w:ins w:id="16" w:author="Gururaj Pandurangi" w:date="2017-03-23T10:02:00Z">
        <w:r w:rsidR="00580B25">
          <w:t xml:space="preserve">grants them </w:t>
        </w:r>
      </w:ins>
      <w:r>
        <w:t>roles</w:t>
      </w:r>
      <w:ins w:id="17" w:author="Gururaj Pandurangi" w:date="2017-03-23T10:02:00Z">
        <w:r w:rsidR="00580B25">
          <w:t xml:space="preserve"> and access to Azure subscription</w:t>
        </w:r>
      </w:ins>
      <w:r>
        <w:t xml:space="preserve">, and </w:t>
      </w:r>
      <w:ins w:id="18" w:author="Gururaj Pandurangi" w:date="2017-03-23T10:03:00Z">
        <w:r w:rsidR="00580B25">
          <w:t xml:space="preserve">creates the necessary ServicePrincipals and Active Directory </w:t>
        </w:r>
      </w:ins>
      <w:del w:id="19" w:author="Gururaj Pandurangi" w:date="2017-03-23T10:02:00Z">
        <w:r w:rsidDel="00580B25">
          <w:delText>[EXPLAIN WHAT’S in THE PREINSTALLER]</w:delText>
        </w:r>
      </w:del>
      <w:ins w:id="20" w:author="Gururaj Pandurangi" w:date="2017-03-23T10:03:00Z">
        <w:r w:rsidR="00580B25">
          <w:t>Authentication objects for the deployment to work with.</w:t>
        </w:r>
      </w:ins>
    </w:p>
    <w:p w14:paraId="4D94C887" w14:textId="7FB8ABFD" w:rsidR="0067069E" w:rsidRDefault="0067069E" w:rsidP="0067069E">
      <w:pPr>
        <w:pStyle w:val="ListParagraph"/>
        <w:numPr>
          <w:ilvl w:val="1"/>
          <w:numId w:val="12"/>
        </w:numPr>
        <w:spacing w:line="256" w:lineRule="auto"/>
      </w:pPr>
      <w:r>
        <w:t xml:space="preserve">Post-installation process that deploys an </w:t>
      </w:r>
      <w:r>
        <w:fldChar w:fldCharType="begin"/>
      </w:r>
      <w:ins w:id="21" w:author="Gururaj Pandurangi" w:date="2017-03-23T10:06:00Z">
        <w:r w:rsidR="00580B25">
          <w:instrText>HYPERLINK "https://github.com/Microsoft/azure-sql-security-sample"</w:instrText>
        </w:r>
      </w:ins>
      <w:del w:id="22" w:author="Gururaj Pandurangi" w:date="2017-03-23T10:04:00Z">
        <w:r w:rsidDel="00580B25">
          <w:delInstrText xml:space="preserve"> HYPERLINK "https://github.com/Microsoft/azure-sql-security-sample" </w:delInstrText>
        </w:r>
      </w:del>
      <w:ins w:id="23" w:author="Gururaj Pandurangi" w:date="2017-03-23T10:06:00Z"/>
      <w:r>
        <w:fldChar w:fldCharType="separate"/>
      </w:r>
      <w:del w:id="24" w:author="Gururaj Pandurangi" w:date="2017-03-23T10:04:00Z">
        <w:r w:rsidDel="00580B25">
          <w:rPr>
            <w:rStyle w:val="Hyperlink"/>
          </w:rPr>
          <w:delText>ARM template, web front end runtime, and SQL backpack</w:delText>
        </w:r>
      </w:del>
      <w:ins w:id="25" w:author="Gururaj Pandurangi" w:date="2017-03-23T10:06:00Z">
        <w:r w:rsidR="00580B25">
          <w:rPr>
            <w:rStyle w:val="Hyperlink"/>
          </w:rPr>
          <w:t>web front end runtime, and SQL database schema</w:t>
        </w:r>
      </w:ins>
      <w:r>
        <w:fldChar w:fldCharType="end"/>
      </w:r>
      <w:r>
        <w:t xml:space="preserve"> built by the Microsoft SQL team, and revised for this scenario by Avyan Consulting. The Contoso Clinic Demo Application builds out the web application, and SQL database to illustrates a before and after data masking</w:t>
      </w:r>
      <w:ins w:id="26" w:author="Gururaj Pandurangi" w:date="2017-03-23T10:09:00Z">
        <w:r w:rsidR="00CB34E9">
          <w:t>.</w:t>
        </w:r>
      </w:ins>
      <w:del w:id="27" w:author="Gururaj Pandurangi" w:date="2017-03-23T10:10:00Z">
        <w:r w:rsidDel="00CB34E9">
          <w:delText xml:space="preserve"> </w:delText>
        </w:r>
      </w:del>
      <w:r>
        <w:t xml:space="preserve"> </w:t>
      </w:r>
      <w:ins w:id="28" w:author="Gururaj Pandurangi" w:date="2017-03-23T10:09:00Z">
        <w:r w:rsidR="00CB34E9">
          <w:t xml:space="preserve">The script goes on to </w:t>
        </w:r>
      </w:ins>
      <w:ins w:id="29" w:author="Gururaj Pandurangi" w:date="2017-03-23T10:13:00Z">
        <w:r w:rsidR="00202814">
          <w:t>finish</w:t>
        </w:r>
      </w:ins>
      <w:ins w:id="30" w:author="Gururaj Pandurangi" w:date="2017-03-23T10:09:00Z">
        <w:r w:rsidR="00CB34E9">
          <w:t xml:space="preserve"> the deployment by updating security mechanics necessary for a compliant infrastructure, namely firewalls, data-at-rest-encryption, granting low privilege access to accounts, enabling and collecting audit logs etc.</w:t>
        </w:r>
        <w:r w:rsidR="00CB34E9" w:rsidDel="00CB34E9">
          <w:t xml:space="preserve"> </w:t>
        </w:r>
      </w:ins>
      <w:del w:id="31" w:author="Gururaj Pandurangi" w:date="2017-03-23T10:09:00Z">
        <w:r w:rsidDel="00CB34E9">
          <w:delText>[CONTINUE TO EXPLAIN POST INSTALLER]</w:delText>
        </w:r>
        <w:commentRangeEnd w:id="13"/>
        <w:r w:rsidR="0065463C" w:rsidDel="00CB34E9">
          <w:rPr>
            <w:rStyle w:val="CommentReference"/>
          </w:rPr>
          <w:commentReference w:id="13"/>
        </w:r>
      </w:del>
    </w:p>
    <w:p w14:paraId="1A4495B1" w14:textId="1F50C313" w:rsidR="000B2AE6" w:rsidRPr="00264757" w:rsidRDefault="00264757" w:rsidP="00264757">
      <w:pPr>
        <w:pStyle w:val="Heading1"/>
        <w:rPr>
          <w:sz w:val="32"/>
        </w:rPr>
      </w:pPr>
      <w:r w:rsidRPr="00264757">
        <w:rPr>
          <w:sz w:val="32"/>
        </w:rPr>
        <w:t>USER SCENARIO</w:t>
      </w:r>
    </w:p>
    <w:p w14:paraId="265C8397" w14:textId="6B54EF3C" w:rsidR="00B4741E" w:rsidRDefault="00B4741E" w:rsidP="000B2AE6">
      <w:r>
        <w:t>This demo is outlined to provide the opportunity to illustrate the following end to end solution</w:t>
      </w:r>
      <w:r w:rsidR="0011255E">
        <w:t xml:space="preserve"> (Note this solution requires a </w:t>
      </w:r>
      <w:r w:rsidR="0011255E" w:rsidRPr="00872A5E">
        <w:rPr>
          <w:b/>
        </w:rPr>
        <w:t>paid subscription on Azure</w:t>
      </w:r>
      <w:r w:rsidR="0011255E">
        <w:rPr>
          <w:b/>
        </w:rPr>
        <w:t>,</w:t>
      </w:r>
      <w:ins w:id="32" w:author="Gururaj Pandurangi" w:date="2017-03-23T10:11:00Z">
        <w:r w:rsidR="00202814">
          <w:rPr>
            <w:b/>
          </w:rPr>
          <w:t xml:space="preserve"> with a credit-card associated with the subscription.</w:t>
        </w:r>
      </w:ins>
      <w:r w:rsidR="0011255E">
        <w:rPr>
          <w:b/>
        </w:rPr>
        <w:t xml:space="preserve"> </w:t>
      </w:r>
      <w:del w:id="33" w:author="Gururaj Pandurangi" w:date="2017-03-23T10:12:00Z">
        <w:r w:rsidR="0011255E" w:rsidDel="00202814">
          <w:rPr>
            <w:b/>
          </w:rPr>
          <w:delText>i</w:delText>
        </w:r>
      </w:del>
      <w:ins w:id="34" w:author="Gururaj Pandurangi" w:date="2017-03-23T10:12:00Z">
        <w:r w:rsidR="00202814">
          <w:rPr>
            <w:b/>
          </w:rPr>
          <w:t>I</w:t>
        </w:r>
      </w:ins>
      <w:r w:rsidR="0011255E">
        <w:rPr>
          <w:b/>
        </w:rPr>
        <w:t>t will not work with a</w:t>
      </w:r>
      <w:ins w:id="35" w:author="Gururaj Pandurangi" w:date="2017-03-23T10:12:00Z">
        <w:r w:rsidR="00202814">
          <w:rPr>
            <w:b/>
          </w:rPr>
          <w:t xml:space="preserve">n Azure </w:t>
        </w:r>
      </w:ins>
      <w:del w:id="36" w:author="Gururaj Pandurangi" w:date="2017-03-23T10:12:00Z">
        <w:r w:rsidR="0011255E" w:rsidDel="00202814">
          <w:rPr>
            <w:b/>
          </w:rPr>
          <w:delText xml:space="preserve"> </w:delText>
        </w:r>
      </w:del>
      <w:r w:rsidR="0011255E">
        <w:rPr>
          <w:b/>
        </w:rPr>
        <w:t>Tr</w:t>
      </w:r>
      <w:del w:id="37" w:author="Gururaj Pandurangi" w:date="2017-03-23T10:11:00Z">
        <w:r w:rsidR="0011255E" w:rsidDel="00202814">
          <w:rPr>
            <w:b/>
          </w:rPr>
          <w:delText>a</w:delText>
        </w:r>
      </w:del>
      <w:r w:rsidR="0011255E">
        <w:rPr>
          <w:b/>
        </w:rPr>
        <w:t>i</w:t>
      </w:r>
      <w:ins w:id="38" w:author="Gururaj Pandurangi" w:date="2017-03-23T10:11:00Z">
        <w:r w:rsidR="00202814">
          <w:rPr>
            <w:b/>
          </w:rPr>
          <w:t>a</w:t>
        </w:r>
      </w:ins>
      <w:r w:rsidR="0011255E">
        <w:rPr>
          <w:b/>
        </w:rPr>
        <w:t>l subscription)</w:t>
      </w:r>
      <w:r>
        <w:t>:</w:t>
      </w:r>
    </w:p>
    <w:p w14:paraId="05443967" w14:textId="6546E79D" w:rsidR="000B2AE6" w:rsidRDefault="000B2AE6" w:rsidP="000B2AE6">
      <w:r>
        <w:tab/>
        <w:t xml:space="preserve">A small medical clinic </w:t>
      </w:r>
      <w:r w:rsidR="00765298">
        <w:t>called C</w:t>
      </w:r>
      <w:r w:rsidR="00FC78B9">
        <w:t>ontoso H</w:t>
      </w:r>
      <w:r w:rsidR="00480893">
        <w:t xml:space="preserve">ealth, </w:t>
      </w:r>
      <w:r w:rsidR="00603602">
        <w:t>is ready to move their patient intake, and payment system to the cloud. They have selected Azure to host the</w:t>
      </w:r>
      <w:r>
        <w:t xml:space="preserve"> intake </w:t>
      </w:r>
      <w:r w:rsidR="00603602">
        <w:t xml:space="preserve">process of </w:t>
      </w:r>
      <w:r>
        <w:t>patients, and be able to allow a clinic manager, or receptionist to collect payment (credit card) from patients when a visit is completed.</w:t>
      </w:r>
    </w:p>
    <w:p w14:paraId="7BC2BDE6" w14:textId="4E0E5534" w:rsidR="00217786" w:rsidRDefault="00EC72A9" w:rsidP="00EC72A9">
      <w:r>
        <w:t xml:space="preserve">The solution can be viewed as a quick deployable POC to understand how Microsoft Azure can be used to </w:t>
      </w:r>
      <w:r w:rsidR="006D081D">
        <w:t xml:space="preserve">collect, store, and retrieve </w:t>
      </w:r>
      <w:r w:rsidR="00727498">
        <w:t xml:space="preserve">payment card data that </w:t>
      </w:r>
      <w:r w:rsidR="001D05DD">
        <w:t>meets the stringent</w:t>
      </w:r>
      <w:r w:rsidR="00727498">
        <w:t xml:space="preserve"> PCI DSS </w:t>
      </w:r>
      <w:r w:rsidR="001D05DD">
        <w:t>requirements</w:t>
      </w:r>
      <w:r w:rsidR="00727498">
        <w:t xml:space="preserve">, and healthcare data that meets requirements for safe patient </w:t>
      </w:r>
      <w:r w:rsidR="001370F3">
        <w:t>health information handling practices governed by HIPAA.</w:t>
      </w:r>
    </w:p>
    <w:p w14:paraId="6F85B3A1" w14:textId="0659960B" w:rsidR="00386ABC" w:rsidRDefault="005468C3" w:rsidP="00C07939">
      <w:pPr>
        <w:ind w:right="165"/>
        <w:rPr>
          <w:rFonts w:ascii="Calibri" w:hAnsi="Calibri" w:cs="Calibri"/>
          <w:i/>
          <w:iCs/>
        </w:rPr>
      </w:pPr>
      <w:r>
        <w:t>As this is a proof of concept</w:t>
      </w:r>
      <w:r w:rsidR="00065C8F">
        <w:t xml:space="preserve"> (POC)</w:t>
      </w:r>
      <w:r>
        <w:t xml:space="preserve">, and installs the required elements to operate </w:t>
      </w:r>
      <w:r w:rsidR="00065C8F">
        <w:t xml:space="preserve">a service, it is not a </w:t>
      </w:r>
      <w:r w:rsidR="00B27ECD">
        <w:t xml:space="preserve">customer ready to go solution, and requires carful understanding of all the regulations, and laws that </w:t>
      </w:r>
      <w:r w:rsidR="00217786">
        <w:t>your data must abide by.</w:t>
      </w:r>
      <w:r w:rsidR="001370F3">
        <w:t xml:space="preserve"> </w:t>
      </w:r>
      <w:r w:rsidR="00065C8F">
        <w:rPr>
          <w:rFonts w:ascii="Calibri" w:hAnsi="Calibri" w:cs="Calibri"/>
          <w:i/>
          <w:iCs/>
        </w:rPr>
        <w:t>You will be is responsible for conducting appropriate security and compliance reviews of any solution built with this architecture POC, as requirements may vary based on the specifics of your implementation and geography.  PCI DSS requires that you work directly with an accredited Qualified Security Assessor to certify your production</w:t>
      </w:r>
      <w:r w:rsidR="00386ABC">
        <w:rPr>
          <w:rFonts w:ascii="Calibri" w:hAnsi="Calibri" w:cs="Calibri"/>
          <w:i/>
          <w:iCs/>
        </w:rPr>
        <w:t xml:space="preserve"> ready</w:t>
      </w:r>
      <w:r w:rsidR="00065C8F">
        <w:rPr>
          <w:rFonts w:ascii="Calibri" w:hAnsi="Calibri" w:cs="Calibri"/>
          <w:i/>
          <w:iCs/>
        </w:rPr>
        <w:t xml:space="preserve"> solution.</w:t>
      </w:r>
    </w:p>
    <w:p w14:paraId="35DDD107" w14:textId="241220F4" w:rsidR="00C07939" w:rsidRDefault="00756A7A" w:rsidP="00C07939">
      <w:pPr>
        <w:ind w:right="165"/>
        <w:rPr>
          <w:rFonts w:ascii="Calibri" w:hAnsi="Calibri" w:cs="Calibri"/>
          <w:iCs/>
        </w:rPr>
      </w:pPr>
      <w:r w:rsidRPr="00756A7A">
        <w:rPr>
          <w:rFonts w:ascii="Calibri" w:hAnsi="Calibri" w:cs="Calibri"/>
          <w:iCs/>
        </w:rPr>
        <w:t>In the solution</w:t>
      </w:r>
      <w:ins w:id="39" w:author="Gururaj Pandurangi" w:date="2017-03-23T10:10:00Z">
        <w:r w:rsidR="00CB34E9">
          <w:rPr>
            <w:rFonts w:ascii="Calibri" w:hAnsi="Calibri" w:cs="Calibri"/>
            <w:iCs/>
          </w:rPr>
          <w:t>,</w:t>
        </w:r>
      </w:ins>
      <w:r w:rsidRPr="00756A7A">
        <w:rPr>
          <w:rFonts w:ascii="Calibri" w:hAnsi="Calibri" w:cs="Calibri"/>
          <w:iCs/>
        </w:rPr>
        <w:t xml:space="preserve"> </w:t>
      </w:r>
      <w:r>
        <w:rPr>
          <w:rFonts w:ascii="Calibri" w:hAnsi="Calibri" w:cs="Calibri"/>
          <w:iCs/>
        </w:rPr>
        <w:t>we will have the following employee functions to explore.</w:t>
      </w:r>
    </w:p>
    <w:p w14:paraId="4DA7E379" w14:textId="567330B1" w:rsidR="00AA7B74" w:rsidRDefault="00AA7B74" w:rsidP="00AA7B74">
      <w:r>
        <w:t>Name: Edna Benson</w:t>
      </w:r>
      <w:r w:rsidR="00756A7A">
        <w:t xml:space="preserve"> is the receptionist, and business manager. She is responsible to ensure that patient customer information is accurate, and billing is completed.</w:t>
      </w:r>
    </w:p>
    <w:p w14:paraId="3CCE77BE" w14:textId="66065622" w:rsidR="00AA7B74" w:rsidRDefault="00AA7B74" w:rsidP="00756A7A">
      <w:pPr>
        <w:spacing w:after="0"/>
      </w:pPr>
      <w:r>
        <w:t>Username: EdnaB</w:t>
      </w:r>
    </w:p>
    <w:p w14:paraId="1C2336F0" w14:textId="51643C50" w:rsidR="00756A7A" w:rsidRDefault="00756A7A" w:rsidP="00756A7A">
      <w:pPr>
        <w:spacing w:after="0"/>
      </w:pPr>
      <w:r>
        <w:lastRenderedPageBreak/>
        <w:t>Password:!Password111!!!</w:t>
      </w:r>
    </w:p>
    <w:p w14:paraId="57D4853F" w14:textId="77777777" w:rsidR="00AA7B74" w:rsidRDefault="00AA7B74" w:rsidP="00756A7A">
      <w:pPr>
        <w:spacing w:after="0"/>
      </w:pPr>
      <w:r>
        <w:t>First name: Edna</w:t>
      </w:r>
    </w:p>
    <w:p w14:paraId="0F0897D5" w14:textId="77777777" w:rsidR="00AA7B74" w:rsidRDefault="00AA7B74" w:rsidP="00756A7A">
      <w:pPr>
        <w:spacing w:after="0"/>
      </w:pPr>
      <w:r>
        <w:t>Last name: Benson</w:t>
      </w:r>
    </w:p>
    <w:p w14:paraId="57B586F7" w14:textId="77777777" w:rsidR="00AA7B74" w:rsidRDefault="00AA7B74" w:rsidP="00756A7A">
      <w:pPr>
        <w:spacing w:after="0"/>
      </w:pPr>
      <w:r>
        <w:t>User type: Member</w:t>
      </w:r>
    </w:p>
    <w:p w14:paraId="6A07A199" w14:textId="77777777" w:rsidR="00AA7B74" w:rsidRDefault="00AA7B74" w:rsidP="00756A7A">
      <w:pPr>
        <w:spacing w:after="0"/>
      </w:pPr>
      <w:r>
        <w:rPr>
          <w:b/>
        </w:rPr>
        <w:t>Permissions:</w:t>
      </w:r>
      <w:r>
        <w:t xml:space="preserve"> Create, read patient information, Read DOB</w:t>
      </w:r>
    </w:p>
    <w:p w14:paraId="41CF4BB0" w14:textId="4CDED23A" w:rsidR="00AA7B74" w:rsidRDefault="00756A7A" w:rsidP="00756A7A">
      <w:pPr>
        <w:spacing w:after="0"/>
      </w:pPr>
      <w:r>
        <w:t>Edna will be able to m</w:t>
      </w:r>
      <w:r w:rsidR="00AA7B74">
        <w:t xml:space="preserve">odify patient information </w:t>
      </w:r>
      <w:r>
        <w:t>but will not be able to alter patient</w:t>
      </w:r>
      <w:r w:rsidR="00AA7B74">
        <w:t xml:space="preserve"> medical records</w:t>
      </w:r>
    </w:p>
    <w:p w14:paraId="3FA41F70" w14:textId="0B988F34" w:rsidR="00756A7A" w:rsidRDefault="00756A7A" w:rsidP="00756A7A">
      <w:pPr>
        <w:spacing w:after="0"/>
      </w:pPr>
      <w:r>
        <w:t xml:space="preserve">Edna can </w:t>
      </w:r>
      <w:r w:rsidR="00AA7B74">
        <w:t>Overwrite (</w:t>
      </w:r>
      <w:r>
        <w:t xml:space="preserve">or </w:t>
      </w:r>
      <w:r w:rsidR="00AA7B74">
        <w:t xml:space="preserve">replace – Credit card </w:t>
      </w:r>
      <w:r>
        <w:t xml:space="preserve">number, expiration, and, verification information - </w:t>
      </w:r>
      <w:r w:rsidR="00AA7B74">
        <w:t xml:space="preserve">cvc) </w:t>
      </w:r>
    </w:p>
    <w:p w14:paraId="4897885D" w14:textId="4229D6EB" w:rsidR="00AA7B74" w:rsidRDefault="00756A7A" w:rsidP="00756A7A">
      <w:pPr>
        <w:spacing w:after="0"/>
      </w:pPr>
      <w:r>
        <w:t>Edna can replace stored social security number (SSN).</w:t>
      </w:r>
    </w:p>
    <w:p w14:paraId="419C5561" w14:textId="3502F8A8" w:rsidR="00AA7B74" w:rsidRDefault="00756A7A" w:rsidP="00756A7A">
      <w:pPr>
        <w:spacing w:after="0"/>
      </w:pPr>
      <w:r>
        <w:t>Edna cannot read SSN, or Credit Card information unmasked. Additionally, all her actions are logged.</w:t>
      </w:r>
    </w:p>
    <w:p w14:paraId="237F38D6" w14:textId="32AC71E5" w:rsidR="00AA7B74" w:rsidRDefault="00756A7A" w:rsidP="00756A7A">
      <w:pPr>
        <w:spacing w:after="0"/>
      </w:pPr>
      <w:r>
        <w:t>User</w:t>
      </w:r>
      <w:r w:rsidR="00AA7B74">
        <w:t xml:space="preserve">: </w:t>
      </w:r>
      <w:r>
        <w:t xml:space="preserve">Dr. </w:t>
      </w:r>
      <w:r w:rsidR="00AA7B74">
        <w:t>Chris Aston</w:t>
      </w:r>
      <w:r>
        <w:t xml:space="preserve"> is the clinics doctor. He is responsible for entering patient history, and treatment information. Chris can update information for patients.</w:t>
      </w:r>
    </w:p>
    <w:p w14:paraId="62B43831" w14:textId="4002F9EE" w:rsidR="00AA7B74" w:rsidRDefault="00AA7B74" w:rsidP="00756A7A">
      <w:pPr>
        <w:spacing w:after="0"/>
      </w:pPr>
      <w:r>
        <w:t>Username: ChrisA</w:t>
      </w:r>
    </w:p>
    <w:p w14:paraId="4D3AF1BB" w14:textId="441AF505" w:rsidR="00756A7A" w:rsidRDefault="00756A7A" w:rsidP="00756A7A">
      <w:pPr>
        <w:spacing w:after="0"/>
      </w:pPr>
      <w:r>
        <w:t>Password: !Password222!!!</w:t>
      </w:r>
    </w:p>
    <w:p w14:paraId="36DC9076" w14:textId="77777777" w:rsidR="00AA7B74" w:rsidRDefault="00AA7B74" w:rsidP="00756A7A">
      <w:pPr>
        <w:spacing w:after="0"/>
      </w:pPr>
      <w:r>
        <w:t>First name: Chris</w:t>
      </w:r>
    </w:p>
    <w:p w14:paraId="469EBE7B" w14:textId="77777777" w:rsidR="00AA7B74" w:rsidRDefault="00AA7B74" w:rsidP="00756A7A">
      <w:pPr>
        <w:spacing w:after="0"/>
      </w:pPr>
      <w:r>
        <w:t>Last name: Aston</w:t>
      </w:r>
    </w:p>
    <w:p w14:paraId="52FE56B0" w14:textId="77777777" w:rsidR="00AA7B74" w:rsidRDefault="00AA7B74" w:rsidP="00756A7A">
      <w:pPr>
        <w:spacing w:after="0"/>
      </w:pPr>
      <w:r>
        <w:t>User type: Member</w:t>
      </w:r>
    </w:p>
    <w:p w14:paraId="02508E42" w14:textId="77777777" w:rsidR="00AA7B74" w:rsidRDefault="00AA7B74" w:rsidP="00756A7A">
      <w:pPr>
        <w:spacing w:after="0"/>
      </w:pPr>
      <w:r>
        <w:rPr>
          <w:b/>
        </w:rPr>
        <w:t>Permissions:</w:t>
      </w:r>
      <w:r>
        <w:t xml:space="preserve"> Create, read patient information, Read DOB</w:t>
      </w:r>
    </w:p>
    <w:p w14:paraId="676E382A" w14:textId="75272594" w:rsidR="00AA7B74" w:rsidRDefault="00756A7A" w:rsidP="00756A7A">
      <w:pPr>
        <w:spacing w:after="0"/>
      </w:pPr>
      <w:r>
        <w:t>Chris can m</w:t>
      </w:r>
      <w:r w:rsidR="00AA7B74">
        <w:t>odify patient information – including medical records</w:t>
      </w:r>
      <w:r>
        <w:t>, Date of birth, and can view masked SSN.</w:t>
      </w:r>
    </w:p>
    <w:p w14:paraId="0A6D9A53" w14:textId="086E8C10" w:rsidR="00AA7B74" w:rsidRDefault="00756A7A" w:rsidP="00756A7A">
      <w:pPr>
        <w:spacing w:after="0"/>
      </w:pPr>
      <w:r>
        <w:t>Chris has no access to c</w:t>
      </w:r>
      <w:r w:rsidR="00AA7B74">
        <w:t xml:space="preserve">redit card </w:t>
      </w:r>
      <w:r>
        <w:t>information</w:t>
      </w:r>
      <w:r w:rsidR="00AA7B74">
        <w:t xml:space="preserve"> </w:t>
      </w:r>
    </w:p>
    <w:p w14:paraId="13FFFA63" w14:textId="212D13FF" w:rsidR="00756A7A" w:rsidRDefault="00756A7A" w:rsidP="00756A7A">
      <w:pPr>
        <w:spacing w:after="0"/>
      </w:pPr>
      <w:r>
        <w:t>All his actions are logged</w:t>
      </w:r>
    </w:p>
    <w:p w14:paraId="38AF944E" w14:textId="77777777" w:rsidR="00756A7A" w:rsidRDefault="00756A7A" w:rsidP="00AA7B74"/>
    <w:p w14:paraId="7E978840" w14:textId="4520F1EF" w:rsidR="00AA7B74" w:rsidRDefault="00756A7A" w:rsidP="000B2AE6">
      <w:r>
        <w:t>In this sce</w:t>
      </w:r>
      <w:r w:rsidR="00547B12">
        <w:t>nario, you will be able to test the security measures configured for Edna, and Chris to explore their rights to read, create, alter, delete records in the Contoso Health care solution.</w:t>
      </w:r>
    </w:p>
    <w:p w14:paraId="60F8181C" w14:textId="77777777" w:rsidR="00AA7B74" w:rsidRDefault="00AA7B74" w:rsidP="000B2AE6"/>
    <w:p w14:paraId="08C2A50B" w14:textId="1B322FD1" w:rsidR="00480893" w:rsidRDefault="00547B12" w:rsidP="00547B12">
      <w:pPr>
        <w:pStyle w:val="Heading1"/>
      </w:pPr>
      <w:r>
        <w:t>Solution installation</w:t>
      </w:r>
    </w:p>
    <w:p w14:paraId="6F6131BA" w14:textId="3244FB4D" w:rsidR="00547B12" w:rsidRDefault="00547B12" w:rsidP="000B2AE6">
      <w:r>
        <w:t>This solution utilized the following Azure services:</w:t>
      </w:r>
    </w:p>
    <w:p w14:paraId="597543E8" w14:textId="77777777" w:rsidR="006C541E" w:rsidRPr="006C541E" w:rsidRDefault="006C541E" w:rsidP="00580B25">
      <w:pPr>
        <w:numPr>
          <w:ilvl w:val="0"/>
          <w:numId w:val="31"/>
        </w:numPr>
        <w:spacing w:after="0"/>
      </w:pPr>
      <w:r w:rsidRPr="006C541E">
        <w:t>Application Gateway</w:t>
      </w:r>
    </w:p>
    <w:p w14:paraId="4E34F231" w14:textId="77777777" w:rsidR="006C541E" w:rsidRPr="006C541E" w:rsidRDefault="006C541E" w:rsidP="00580B25">
      <w:pPr>
        <w:numPr>
          <w:ilvl w:val="0"/>
          <w:numId w:val="31"/>
        </w:numPr>
        <w:spacing w:after="0"/>
      </w:pPr>
      <w:r w:rsidRPr="006C541E">
        <w:t>Azure Active Directory</w:t>
      </w:r>
    </w:p>
    <w:p w14:paraId="2691C503" w14:textId="77777777" w:rsidR="006C541E" w:rsidRPr="006C541E" w:rsidRDefault="006C541E" w:rsidP="00580B25">
      <w:pPr>
        <w:numPr>
          <w:ilvl w:val="0"/>
          <w:numId w:val="31"/>
        </w:numPr>
        <w:spacing w:after="0"/>
      </w:pPr>
      <w:r w:rsidRPr="006C541E">
        <w:t>App Service Environment</w:t>
      </w:r>
    </w:p>
    <w:p w14:paraId="1B7DAE07" w14:textId="77777777" w:rsidR="006C541E" w:rsidRPr="006C541E" w:rsidRDefault="006C541E" w:rsidP="00580B25">
      <w:pPr>
        <w:numPr>
          <w:ilvl w:val="0"/>
          <w:numId w:val="31"/>
        </w:numPr>
        <w:spacing w:after="0"/>
      </w:pPr>
      <w:r w:rsidRPr="006C541E">
        <w:t>OMS Log Analytics</w:t>
      </w:r>
    </w:p>
    <w:p w14:paraId="3E393A1A" w14:textId="77777777" w:rsidR="006C541E" w:rsidRPr="006C541E" w:rsidRDefault="006C541E" w:rsidP="00580B25">
      <w:pPr>
        <w:numPr>
          <w:ilvl w:val="0"/>
          <w:numId w:val="31"/>
        </w:numPr>
        <w:spacing w:after="0"/>
      </w:pPr>
      <w:r w:rsidRPr="006C541E">
        <w:t>Azure Key Vault</w:t>
      </w:r>
    </w:p>
    <w:p w14:paraId="39FE09CA" w14:textId="77777777" w:rsidR="006C541E" w:rsidRPr="006C541E" w:rsidRDefault="006C541E" w:rsidP="00580B25">
      <w:pPr>
        <w:numPr>
          <w:ilvl w:val="0"/>
          <w:numId w:val="31"/>
        </w:numPr>
        <w:spacing w:after="0"/>
      </w:pPr>
      <w:r w:rsidRPr="006C541E">
        <w:t>Network Security Groups</w:t>
      </w:r>
    </w:p>
    <w:p w14:paraId="63C752B7" w14:textId="77777777" w:rsidR="006C541E" w:rsidRPr="006C541E" w:rsidRDefault="006C541E" w:rsidP="00580B25">
      <w:pPr>
        <w:numPr>
          <w:ilvl w:val="0"/>
          <w:numId w:val="31"/>
        </w:numPr>
        <w:spacing w:after="0"/>
      </w:pPr>
      <w:r w:rsidRPr="006C541E">
        <w:t>Azure SQL DB</w:t>
      </w:r>
    </w:p>
    <w:p w14:paraId="386452C0" w14:textId="77777777" w:rsidR="006C541E" w:rsidRPr="006C541E" w:rsidRDefault="006C541E" w:rsidP="00580B25">
      <w:pPr>
        <w:numPr>
          <w:ilvl w:val="0"/>
          <w:numId w:val="31"/>
        </w:numPr>
        <w:spacing w:after="0"/>
      </w:pPr>
      <w:r w:rsidRPr="006C541E">
        <w:t>Azure Load Balancer</w:t>
      </w:r>
    </w:p>
    <w:p w14:paraId="48D7E09E" w14:textId="77777777" w:rsidR="006C541E" w:rsidRPr="006C541E" w:rsidRDefault="006C541E" w:rsidP="00580B25">
      <w:pPr>
        <w:numPr>
          <w:ilvl w:val="0"/>
          <w:numId w:val="31"/>
        </w:numPr>
        <w:spacing w:after="0"/>
      </w:pPr>
      <w:r w:rsidRPr="006C541E">
        <w:t>Application Insights</w:t>
      </w:r>
    </w:p>
    <w:p w14:paraId="71C4822E" w14:textId="77777777" w:rsidR="006C541E" w:rsidRPr="006C541E" w:rsidRDefault="006C541E" w:rsidP="00580B25">
      <w:pPr>
        <w:numPr>
          <w:ilvl w:val="0"/>
          <w:numId w:val="31"/>
        </w:numPr>
        <w:spacing w:after="0"/>
      </w:pPr>
      <w:r w:rsidRPr="006C541E">
        <w:t>Azure Security Center</w:t>
      </w:r>
    </w:p>
    <w:p w14:paraId="0AE424B0" w14:textId="77777777" w:rsidR="006C541E" w:rsidRPr="006C541E" w:rsidRDefault="006C541E" w:rsidP="00580B25">
      <w:pPr>
        <w:numPr>
          <w:ilvl w:val="0"/>
          <w:numId w:val="31"/>
        </w:numPr>
        <w:spacing w:after="0"/>
      </w:pPr>
      <w:r w:rsidRPr="006C541E">
        <w:t>Azure Web App</w:t>
      </w:r>
    </w:p>
    <w:p w14:paraId="4F12E664" w14:textId="77777777" w:rsidR="006C541E" w:rsidRPr="006C541E" w:rsidRDefault="006C541E" w:rsidP="00580B25">
      <w:pPr>
        <w:numPr>
          <w:ilvl w:val="0"/>
          <w:numId w:val="31"/>
        </w:numPr>
        <w:spacing w:after="0"/>
      </w:pPr>
      <w:r w:rsidRPr="006C541E">
        <w:t>Azure Automation</w:t>
      </w:r>
    </w:p>
    <w:p w14:paraId="51E6ADFB" w14:textId="77777777" w:rsidR="006C541E" w:rsidRPr="006C541E" w:rsidRDefault="006C541E" w:rsidP="00580B25">
      <w:pPr>
        <w:numPr>
          <w:ilvl w:val="0"/>
          <w:numId w:val="31"/>
        </w:numPr>
        <w:spacing w:after="0"/>
      </w:pPr>
      <w:r w:rsidRPr="006C541E">
        <w:t>Azure Automation Runbooks</w:t>
      </w:r>
    </w:p>
    <w:p w14:paraId="662B7C14" w14:textId="77777777" w:rsidR="006C541E" w:rsidRPr="006C541E" w:rsidRDefault="006C541E" w:rsidP="00580B25">
      <w:pPr>
        <w:numPr>
          <w:ilvl w:val="0"/>
          <w:numId w:val="31"/>
        </w:numPr>
        <w:spacing w:after="0"/>
      </w:pPr>
      <w:r w:rsidRPr="006C541E">
        <w:t>Azure DNS</w:t>
      </w:r>
    </w:p>
    <w:p w14:paraId="410B8CFF" w14:textId="77777777" w:rsidR="006C541E" w:rsidRPr="006C541E" w:rsidRDefault="006C541E" w:rsidP="00580B25">
      <w:pPr>
        <w:numPr>
          <w:ilvl w:val="0"/>
          <w:numId w:val="31"/>
        </w:numPr>
        <w:spacing w:after="0"/>
      </w:pPr>
      <w:r w:rsidRPr="006C541E">
        <w:t>Azure Virtual Network</w:t>
      </w:r>
    </w:p>
    <w:p w14:paraId="4D5DFE15" w14:textId="77777777" w:rsidR="006C541E" w:rsidRPr="006C541E" w:rsidRDefault="006C541E" w:rsidP="00580B25">
      <w:pPr>
        <w:numPr>
          <w:ilvl w:val="0"/>
          <w:numId w:val="31"/>
        </w:numPr>
        <w:spacing w:after="0"/>
      </w:pPr>
      <w:r w:rsidRPr="006C541E">
        <w:t>Azure Virtual Machine</w:t>
      </w:r>
    </w:p>
    <w:p w14:paraId="72AC7480" w14:textId="77777777" w:rsidR="006C541E" w:rsidRPr="006C541E" w:rsidRDefault="006C541E" w:rsidP="00580B25">
      <w:pPr>
        <w:numPr>
          <w:ilvl w:val="0"/>
          <w:numId w:val="31"/>
        </w:numPr>
        <w:spacing w:after="0"/>
      </w:pPr>
      <w:r w:rsidRPr="006C541E">
        <w:t>Azure Resource Group and Policies</w:t>
      </w:r>
    </w:p>
    <w:p w14:paraId="61206498" w14:textId="77777777" w:rsidR="006C541E" w:rsidRPr="006C541E" w:rsidRDefault="006C541E" w:rsidP="00580B25">
      <w:pPr>
        <w:numPr>
          <w:ilvl w:val="0"/>
          <w:numId w:val="31"/>
        </w:numPr>
        <w:spacing w:after="0"/>
      </w:pPr>
      <w:r w:rsidRPr="006C541E">
        <w:t>Azure Blob Storage</w:t>
      </w:r>
    </w:p>
    <w:p w14:paraId="25CB914F" w14:textId="77777777" w:rsidR="006C541E" w:rsidRPr="006C541E" w:rsidRDefault="006C541E" w:rsidP="00580B25">
      <w:pPr>
        <w:numPr>
          <w:ilvl w:val="0"/>
          <w:numId w:val="31"/>
        </w:numPr>
        <w:spacing w:after="0"/>
      </w:pPr>
      <w:r w:rsidRPr="006C541E">
        <w:t>Azure Active Directory access control (RBAC)</w:t>
      </w:r>
    </w:p>
    <w:p w14:paraId="1B697D03" w14:textId="77777777" w:rsidR="006C541E" w:rsidRDefault="006C541E" w:rsidP="00580B25">
      <w:pPr>
        <w:pStyle w:val="ListParagraph"/>
        <w:ind w:left="1080"/>
      </w:pPr>
    </w:p>
    <w:p w14:paraId="54F8701E" w14:textId="019C36D2" w:rsidR="00480893" w:rsidRDefault="00480893" w:rsidP="00547B12">
      <w:pPr>
        <w:pStyle w:val="Heading2"/>
      </w:pPr>
      <w:r>
        <w:t>Procedure to install</w:t>
      </w:r>
    </w:p>
    <w:p w14:paraId="60EFBCF3" w14:textId="4AC627AA" w:rsidR="00480893" w:rsidRDefault="00480893" w:rsidP="00C657F9">
      <w:pPr>
        <w:pStyle w:val="ListParagraph"/>
        <w:numPr>
          <w:ilvl w:val="0"/>
          <w:numId w:val="10"/>
        </w:numPr>
      </w:pPr>
      <w:r>
        <w:t>Install pre-requisites to client (installer)</w:t>
      </w:r>
    </w:p>
    <w:p w14:paraId="6FA7E716" w14:textId="6A7FEA3C" w:rsidR="00480893" w:rsidRDefault="00480893" w:rsidP="00C657F9">
      <w:pPr>
        <w:pStyle w:val="ListParagraph"/>
        <w:numPr>
          <w:ilvl w:val="0"/>
          <w:numId w:val="10"/>
        </w:numPr>
      </w:pPr>
      <w:r>
        <w:t>Acquire certificates, and all configuration variables (listed in required variables list)</w:t>
      </w:r>
    </w:p>
    <w:p w14:paraId="1DB1A4ED" w14:textId="3B72F5D0" w:rsidR="00480893" w:rsidRDefault="00480893" w:rsidP="00C657F9">
      <w:pPr>
        <w:pStyle w:val="ListParagraph"/>
        <w:numPr>
          <w:ilvl w:val="0"/>
          <w:numId w:val="10"/>
        </w:numPr>
      </w:pPr>
      <w:r>
        <w:t>Establish a Azure subscription, and domain service pre-requirements</w:t>
      </w:r>
    </w:p>
    <w:p w14:paraId="444D0581" w14:textId="1075DE83" w:rsidR="00480893" w:rsidRDefault="00480893" w:rsidP="00C657F9">
      <w:pPr>
        <w:pStyle w:val="ListParagraph"/>
        <w:numPr>
          <w:ilvl w:val="0"/>
          <w:numId w:val="10"/>
        </w:numPr>
      </w:pPr>
      <w:r>
        <w:t>Run pre-installer script</w:t>
      </w:r>
    </w:p>
    <w:p w14:paraId="14E5FD2B" w14:textId="2F02E794" w:rsidR="00480893" w:rsidRDefault="00480893" w:rsidP="00C657F9">
      <w:pPr>
        <w:pStyle w:val="ListParagraph"/>
        <w:numPr>
          <w:ilvl w:val="0"/>
          <w:numId w:val="10"/>
        </w:numPr>
      </w:pPr>
      <w:r>
        <w:t>Install the ARM templates (build the Azure service elements)</w:t>
      </w:r>
    </w:p>
    <w:p w14:paraId="1D7AF2D5" w14:textId="5C4CEAB4" w:rsidR="00480893" w:rsidRDefault="00480893" w:rsidP="00C657F9">
      <w:pPr>
        <w:pStyle w:val="ListParagraph"/>
        <w:numPr>
          <w:ilvl w:val="0"/>
          <w:numId w:val="10"/>
        </w:numPr>
      </w:pPr>
      <w:r>
        <w:t>Run the post-installer script</w:t>
      </w:r>
    </w:p>
    <w:p w14:paraId="0DD4D41C" w14:textId="5DD9A1EE" w:rsidR="00480893" w:rsidRDefault="00480893" w:rsidP="00C657F9">
      <w:pPr>
        <w:pStyle w:val="ListParagraph"/>
        <w:numPr>
          <w:ilvl w:val="0"/>
          <w:numId w:val="10"/>
        </w:numPr>
      </w:pPr>
      <w:r>
        <w:t>Validate data in SQL database</w:t>
      </w:r>
    </w:p>
    <w:p w14:paraId="01261217" w14:textId="19425FDE" w:rsidR="00480893" w:rsidRDefault="00480893" w:rsidP="00C657F9">
      <w:pPr>
        <w:pStyle w:val="ListParagraph"/>
        <w:numPr>
          <w:ilvl w:val="0"/>
          <w:numId w:val="10"/>
        </w:numPr>
      </w:pPr>
      <w:r>
        <w:t>Enable encryption, and encrypt key service elements (Patient SSN, DOB, Credit card #, Exp date, CVV sames)</w:t>
      </w:r>
    </w:p>
    <w:p w14:paraId="226491C1" w14:textId="62FE280F" w:rsidR="00480893" w:rsidRDefault="00480893" w:rsidP="00C657F9">
      <w:pPr>
        <w:pStyle w:val="ListParagraph"/>
        <w:numPr>
          <w:ilvl w:val="0"/>
          <w:numId w:val="10"/>
        </w:numPr>
      </w:pPr>
      <w:r>
        <w:t>Validate installation against PCI DSS client responsibilities</w:t>
      </w:r>
    </w:p>
    <w:p w14:paraId="4B53ACAD" w14:textId="78D5A222" w:rsidR="00547B12" w:rsidRDefault="00547B12" w:rsidP="00C657F9">
      <w:pPr>
        <w:pStyle w:val="ListParagraph"/>
        <w:numPr>
          <w:ilvl w:val="0"/>
          <w:numId w:val="10"/>
        </w:numPr>
      </w:pPr>
      <w:r>
        <w:t>Review user roles and rights assigned to Edna, and Chris.</w:t>
      </w:r>
    </w:p>
    <w:p w14:paraId="36B9F883" w14:textId="4E67D7B5" w:rsidR="00294B14" w:rsidRDefault="00DD28CC" w:rsidP="00580B25">
      <w:pPr>
        <w:pStyle w:val="Heading2"/>
      </w:pPr>
      <w:r>
        <w:t>Items you require prior you start</w:t>
      </w:r>
    </w:p>
    <w:p w14:paraId="233B148D" w14:textId="166D9F4A" w:rsidR="00DD28CC" w:rsidRDefault="00DD28CC" w:rsidP="00580B25">
      <w:pPr>
        <w:pStyle w:val="Heading3"/>
      </w:pPr>
      <w:r w:rsidRPr="00DD28CC">
        <w:rPr>
          <w:rFonts w:asciiTheme="minorHAnsi" w:eastAsiaTheme="minorHAnsi" w:hAnsiTheme="minorHAnsi" w:cstheme="minorBidi"/>
          <w:color w:val="auto"/>
          <w:sz w:val="22"/>
          <w:szCs w:val="22"/>
        </w:rPr>
        <w:t xml:space="preserve">The following information can be retrieved when you stand up a </w:t>
      </w:r>
      <w:r w:rsidRPr="00580B25">
        <w:rPr>
          <w:rFonts w:asciiTheme="minorHAnsi" w:eastAsiaTheme="minorHAnsi" w:hAnsiTheme="minorHAnsi" w:cstheme="minorBidi"/>
          <w:b/>
          <w:color w:val="auto"/>
          <w:sz w:val="22"/>
          <w:szCs w:val="22"/>
        </w:rPr>
        <w:t>new paid subscription on Azure</w:t>
      </w:r>
      <w:r w:rsidRPr="00DD28CC">
        <w:rPr>
          <w:rFonts w:asciiTheme="minorHAnsi" w:eastAsiaTheme="minorHAnsi" w:hAnsiTheme="minorHAnsi" w:cstheme="minorBidi"/>
          <w:color w:val="auto"/>
          <w:sz w:val="22"/>
          <w:szCs w:val="22"/>
        </w:rPr>
        <w:t>. Please note many of the features are not available in a Azure trial account.</w:t>
      </w:r>
    </w:p>
    <w:p w14:paraId="2ACC3FB6" w14:textId="71A09338" w:rsidR="003C6D0F" w:rsidRPr="00872A5E" w:rsidRDefault="003C6D0F" w:rsidP="003C6D0F">
      <w:pPr>
        <w:pStyle w:val="ListParagraph"/>
        <w:numPr>
          <w:ilvl w:val="0"/>
          <w:numId w:val="34"/>
        </w:numPr>
      </w:pPr>
      <w:hyperlink w:anchor="_Local_machine_setup" w:history="1">
        <w:r w:rsidRPr="003C6D0F">
          <w:rPr>
            <w:rStyle w:val="Hyperlink"/>
          </w:rPr>
          <w:t xml:space="preserve">Ensure that your Local Machine </w:t>
        </w:r>
        <w:r w:rsidR="0011255E">
          <w:rPr>
            <w:rStyle w:val="Hyperlink"/>
          </w:rPr>
          <w:t xml:space="preserve">has Azure PowerShell installed, and </w:t>
        </w:r>
        <w:r w:rsidRPr="003C6D0F">
          <w:rPr>
            <w:rStyle w:val="Hyperlink"/>
          </w:rPr>
          <w:t>is configured with the required modules.</w:t>
        </w:r>
      </w:hyperlink>
      <w:r>
        <w:t xml:space="preserve"> </w:t>
      </w:r>
    </w:p>
    <w:p w14:paraId="30D16E81" w14:textId="6D606274" w:rsidR="00DD28CC" w:rsidRDefault="003C6D0F" w:rsidP="00580B25">
      <w:pPr>
        <w:pStyle w:val="ListParagraph"/>
        <w:numPr>
          <w:ilvl w:val="0"/>
          <w:numId w:val="34"/>
        </w:numPr>
      </w:pPr>
      <w:r>
        <w:t xml:space="preserve">You will need your Active directory domain name, Subscription ID and create a name for your resource group also called a suffix for this </w:t>
      </w:r>
      <w:r w:rsidR="0011255E">
        <w:t>solution</w:t>
      </w:r>
      <w:r>
        <w:t>.</w:t>
      </w:r>
    </w:p>
    <w:tbl>
      <w:tblPr>
        <w:tblStyle w:val="TableGrid0"/>
        <w:tblpPr w:leftFromText="180" w:rightFromText="180" w:vertAnchor="text" w:horzAnchor="page" w:tblpX="1560" w:tblpY="-2"/>
        <w:tblW w:w="7028" w:type="dxa"/>
        <w:tblLayout w:type="fixed"/>
        <w:tblLook w:val="04A0" w:firstRow="1" w:lastRow="0" w:firstColumn="1" w:lastColumn="0" w:noHBand="0" w:noVBand="1"/>
      </w:tblPr>
      <w:tblGrid>
        <w:gridCol w:w="2079"/>
        <w:gridCol w:w="4949"/>
      </w:tblGrid>
      <w:tr w:rsidR="00DD28CC" w14:paraId="4CB28890" w14:textId="77777777" w:rsidTr="008B62D1">
        <w:trPr>
          <w:trHeight w:val="304"/>
        </w:trPr>
        <w:tc>
          <w:tcPr>
            <w:tcW w:w="2079" w:type="dxa"/>
            <w:tcBorders>
              <w:top w:val="single" w:sz="4" w:space="0" w:color="auto"/>
              <w:left w:val="single" w:sz="4" w:space="0" w:color="auto"/>
              <w:bottom w:val="single" w:sz="4" w:space="0" w:color="auto"/>
              <w:right w:val="single" w:sz="4" w:space="0" w:color="auto"/>
            </w:tcBorders>
            <w:hideMark/>
          </w:tcPr>
          <w:p w14:paraId="41C2F574" w14:textId="77777777" w:rsidR="00DD28CC" w:rsidRDefault="00DD28CC" w:rsidP="008B62D1">
            <w:pPr>
              <w:rPr>
                <w:rFonts w:cstheme="minorHAnsi"/>
              </w:rPr>
            </w:pPr>
            <w:r>
              <w:rPr>
                <w:rFonts w:cstheme="minorHAnsi"/>
              </w:rPr>
              <w:t>Parameter Name</w:t>
            </w:r>
          </w:p>
        </w:tc>
        <w:tc>
          <w:tcPr>
            <w:tcW w:w="4949" w:type="dxa"/>
            <w:tcBorders>
              <w:top w:val="single" w:sz="4" w:space="0" w:color="auto"/>
              <w:left w:val="single" w:sz="4" w:space="0" w:color="auto"/>
              <w:bottom w:val="single" w:sz="4" w:space="0" w:color="auto"/>
              <w:right w:val="single" w:sz="4" w:space="0" w:color="auto"/>
            </w:tcBorders>
            <w:hideMark/>
          </w:tcPr>
          <w:p w14:paraId="6F4F3509" w14:textId="49D6340C" w:rsidR="00DD28CC" w:rsidRDefault="00DD28CC" w:rsidP="008B62D1">
            <w:pPr>
              <w:pStyle w:val="NoSpacing"/>
              <w:rPr>
                <w:rFonts w:cstheme="minorHAnsi"/>
              </w:rPr>
            </w:pPr>
            <w:r>
              <w:rPr>
                <w:rFonts w:cstheme="minorHAnsi"/>
              </w:rPr>
              <w:t>Exampl</w:t>
            </w:r>
            <w:r w:rsidR="008B62D1">
              <w:rPr>
                <w:rFonts w:cstheme="minorHAnsi"/>
              </w:rPr>
              <w:t>es</w:t>
            </w:r>
          </w:p>
        </w:tc>
      </w:tr>
      <w:tr w:rsidR="00DD28CC" w14:paraId="47D4E7A7" w14:textId="77777777" w:rsidTr="008B62D1">
        <w:trPr>
          <w:trHeight w:val="377"/>
        </w:trPr>
        <w:tc>
          <w:tcPr>
            <w:tcW w:w="2079" w:type="dxa"/>
            <w:tcBorders>
              <w:top w:val="single" w:sz="4" w:space="0" w:color="auto"/>
              <w:left w:val="single" w:sz="4" w:space="0" w:color="auto"/>
              <w:bottom w:val="single" w:sz="4" w:space="0" w:color="auto"/>
              <w:right w:val="single" w:sz="4" w:space="0" w:color="auto"/>
            </w:tcBorders>
            <w:hideMark/>
          </w:tcPr>
          <w:p w14:paraId="782DE489" w14:textId="77777777" w:rsidR="00DD28CC" w:rsidRDefault="00DD28CC" w:rsidP="008B62D1">
            <w:pPr>
              <w:rPr>
                <w:rFonts w:cstheme="minorHAnsi"/>
              </w:rPr>
            </w:pPr>
            <w:r>
              <w:rPr>
                <w:rFonts w:cstheme="minorHAnsi"/>
                <w:color w:val="FF4500"/>
                <w:sz w:val="19"/>
                <w:szCs w:val="19"/>
              </w:rPr>
              <w:t>$azureADDomainName</w:t>
            </w:r>
          </w:p>
        </w:tc>
        <w:tc>
          <w:tcPr>
            <w:tcW w:w="4949" w:type="dxa"/>
            <w:tcBorders>
              <w:top w:val="single" w:sz="4" w:space="0" w:color="auto"/>
              <w:left w:val="single" w:sz="4" w:space="0" w:color="auto"/>
              <w:bottom w:val="single" w:sz="4" w:space="0" w:color="auto"/>
              <w:right w:val="single" w:sz="4" w:space="0" w:color="auto"/>
            </w:tcBorders>
            <w:hideMark/>
          </w:tcPr>
          <w:p w14:paraId="13A54F03" w14:textId="77777777" w:rsidR="00DD28CC" w:rsidRDefault="00DD28CC" w:rsidP="008B62D1">
            <w:pPr>
              <w:pStyle w:val="NoSpacing"/>
              <w:rPr>
                <w:rFonts w:cstheme="minorHAnsi"/>
              </w:rPr>
            </w:pPr>
            <w:r>
              <w:rPr>
                <w:b/>
              </w:rPr>
              <w:t>pcidemouseroutlook.onmicrosoft.com</w:t>
            </w:r>
            <w:r>
              <w:t xml:space="preserve"> </w:t>
            </w:r>
            <w:r>
              <w:tab/>
            </w:r>
          </w:p>
        </w:tc>
      </w:tr>
      <w:tr w:rsidR="00DD28CC" w14:paraId="11DCA98E" w14:textId="77777777" w:rsidTr="008B62D1">
        <w:trPr>
          <w:trHeight w:val="440"/>
        </w:trPr>
        <w:tc>
          <w:tcPr>
            <w:tcW w:w="2079" w:type="dxa"/>
            <w:tcBorders>
              <w:top w:val="single" w:sz="4" w:space="0" w:color="auto"/>
              <w:left w:val="single" w:sz="4" w:space="0" w:color="auto"/>
              <w:bottom w:val="single" w:sz="4" w:space="0" w:color="auto"/>
              <w:right w:val="single" w:sz="4" w:space="0" w:color="auto"/>
            </w:tcBorders>
            <w:hideMark/>
          </w:tcPr>
          <w:p w14:paraId="4DC7C909" w14:textId="77777777" w:rsidR="00DD28CC" w:rsidRDefault="00DD28CC" w:rsidP="008B62D1">
            <w:pPr>
              <w:rPr>
                <w:rFonts w:cstheme="minorHAnsi"/>
              </w:rPr>
            </w:pPr>
            <w:r>
              <w:rPr>
                <w:rFonts w:cstheme="minorHAnsi"/>
                <w:color w:val="FF4500"/>
                <w:sz w:val="19"/>
                <w:szCs w:val="19"/>
              </w:rPr>
              <w:t>$subscriptionID</w:t>
            </w:r>
          </w:p>
        </w:tc>
        <w:tc>
          <w:tcPr>
            <w:tcW w:w="4949" w:type="dxa"/>
            <w:tcBorders>
              <w:top w:val="single" w:sz="4" w:space="0" w:color="auto"/>
              <w:left w:val="single" w:sz="4" w:space="0" w:color="auto"/>
              <w:bottom w:val="single" w:sz="4" w:space="0" w:color="auto"/>
              <w:right w:val="single" w:sz="4" w:space="0" w:color="auto"/>
            </w:tcBorders>
          </w:tcPr>
          <w:p w14:paraId="0478302C" w14:textId="77777777" w:rsidR="00DD28CC" w:rsidRDefault="00DD28CC" w:rsidP="008B62D1">
            <w:pPr>
              <w:pStyle w:val="NoSpacing"/>
              <w:rPr>
                <w:rFonts w:cstheme="minorHAnsi"/>
              </w:rPr>
            </w:pPr>
            <w:r w:rsidRPr="00E84F44">
              <w:rPr>
                <w:b/>
              </w:rPr>
              <w:t>27017c43-3ea4-467a-afa4-7d3d3d9c3572</w:t>
            </w:r>
          </w:p>
        </w:tc>
      </w:tr>
      <w:tr w:rsidR="00DD28CC" w14:paraId="17F43472" w14:textId="77777777" w:rsidTr="008B62D1">
        <w:trPr>
          <w:trHeight w:val="440"/>
        </w:trPr>
        <w:tc>
          <w:tcPr>
            <w:tcW w:w="2079" w:type="dxa"/>
            <w:tcBorders>
              <w:top w:val="single" w:sz="4" w:space="0" w:color="auto"/>
              <w:left w:val="single" w:sz="4" w:space="0" w:color="auto"/>
              <w:bottom w:val="single" w:sz="4" w:space="0" w:color="auto"/>
              <w:right w:val="single" w:sz="4" w:space="0" w:color="auto"/>
            </w:tcBorders>
            <w:hideMark/>
          </w:tcPr>
          <w:p w14:paraId="59616E72" w14:textId="77777777" w:rsidR="00DD28CC" w:rsidRDefault="00DD28CC" w:rsidP="008B62D1">
            <w:pPr>
              <w:rPr>
                <w:rFonts w:cstheme="minorHAnsi"/>
              </w:rPr>
            </w:pPr>
            <w:r>
              <w:rPr>
                <w:rFonts w:cstheme="minorHAnsi"/>
                <w:color w:val="FF4500"/>
                <w:sz w:val="19"/>
                <w:szCs w:val="19"/>
              </w:rPr>
              <w:t>$suffix</w:t>
            </w:r>
          </w:p>
        </w:tc>
        <w:tc>
          <w:tcPr>
            <w:tcW w:w="4949" w:type="dxa"/>
            <w:tcBorders>
              <w:top w:val="single" w:sz="4" w:space="0" w:color="auto"/>
              <w:left w:val="single" w:sz="4" w:space="0" w:color="auto"/>
              <w:bottom w:val="single" w:sz="4" w:space="0" w:color="auto"/>
              <w:right w:val="single" w:sz="4" w:space="0" w:color="auto"/>
            </w:tcBorders>
            <w:hideMark/>
          </w:tcPr>
          <w:p w14:paraId="09D6FEA8" w14:textId="32E284DC" w:rsidR="00DD28CC" w:rsidRDefault="0011255E" w:rsidP="008B62D1">
            <w:pPr>
              <w:pStyle w:val="NoSpacing"/>
              <w:rPr>
                <w:rFonts w:cstheme="minorHAnsi"/>
              </w:rPr>
            </w:pPr>
            <w:r>
              <w:rPr>
                <w:rFonts w:cstheme="minorHAnsi"/>
                <w:b/>
                <w:color w:val="333333"/>
                <w:sz w:val="24"/>
                <w:szCs w:val="24"/>
              </w:rPr>
              <w:t>c</w:t>
            </w:r>
            <w:r w:rsidR="00DD28CC" w:rsidRPr="002E48BD">
              <w:rPr>
                <w:rFonts w:cstheme="minorHAnsi"/>
                <w:b/>
                <w:color w:val="333333"/>
                <w:sz w:val="24"/>
                <w:szCs w:val="24"/>
              </w:rPr>
              <w:t>ontoso</w:t>
            </w:r>
            <w:r>
              <w:rPr>
                <w:rFonts w:cstheme="minorHAnsi"/>
                <w:b/>
                <w:color w:val="333333"/>
                <w:sz w:val="24"/>
                <w:szCs w:val="24"/>
              </w:rPr>
              <w:t>clinic</w:t>
            </w:r>
          </w:p>
        </w:tc>
      </w:tr>
    </w:tbl>
    <w:p w14:paraId="5799C90E" w14:textId="77777777" w:rsidR="00DD28CC" w:rsidRDefault="00DD28CC" w:rsidP="00580B25">
      <w:pPr>
        <w:pStyle w:val="ListParagraph"/>
      </w:pPr>
    </w:p>
    <w:p w14:paraId="47A5DF33" w14:textId="436A17CE" w:rsidR="00DD28CC" w:rsidRDefault="00DD28CC" w:rsidP="00580B25"/>
    <w:p w14:paraId="58201745" w14:textId="6143C3AC" w:rsidR="00DD28CC" w:rsidRDefault="00DD28CC" w:rsidP="00580B25"/>
    <w:p w14:paraId="7FB68B8D" w14:textId="0E8CC2D9" w:rsidR="00DD28CC" w:rsidRDefault="00DD28CC" w:rsidP="00580B25"/>
    <w:p w14:paraId="491BB29B" w14:textId="48E0F386" w:rsidR="00DD28CC" w:rsidRDefault="0011255E" w:rsidP="00580B25">
      <w:pPr>
        <w:pStyle w:val="ListParagraph"/>
        <w:numPr>
          <w:ilvl w:val="0"/>
          <w:numId w:val="34"/>
        </w:numPr>
      </w:pPr>
      <w:r>
        <w:t xml:space="preserve">An Active Directory Administrator user is required to run. The </w:t>
      </w:r>
      <w:r w:rsidR="003C6D0F">
        <w:t xml:space="preserve">local administrator will be required </w:t>
      </w:r>
      <w:r>
        <w:t>to be in the</w:t>
      </w:r>
      <w:r w:rsidR="003C6D0F">
        <w:t xml:space="preserve"> </w:t>
      </w:r>
      <w:r w:rsidR="003C6D0F" w:rsidRPr="00580B25">
        <w:rPr>
          <w:i/>
        </w:rPr>
        <w:t>.onmicrosoft.com</w:t>
      </w:r>
      <w:r w:rsidR="003C6D0F">
        <w:t xml:space="preserve"> domain name</w:t>
      </w:r>
      <w:r>
        <w:t xml:space="preserve"> to run this solution</w:t>
      </w:r>
      <w:r w:rsidR="003C6D0F">
        <w:t xml:space="preserve">. You can </w:t>
      </w:r>
      <w:r>
        <w:t>create this user by running</w:t>
      </w:r>
      <w:r w:rsidR="003C6D0F">
        <w:t xml:space="preserve"> </w:t>
      </w:r>
      <w:r w:rsidR="003C6D0F" w:rsidRPr="00580B25">
        <w:rPr>
          <w:rFonts w:ascii="Courier New" w:eastAsia="Times New Roman" w:hAnsi="Courier New" w:cs="Courier New"/>
          <w:color w:val="000000"/>
          <w:sz w:val="20"/>
          <w:szCs w:val="20"/>
        </w:rPr>
        <w:t>CreateGlobalADAdmin.ps1</w:t>
      </w:r>
      <w:r w:rsidR="003C6D0F">
        <w:t xml:space="preserve"> script that is located in the pre-post-dep</w:t>
      </w:r>
      <w:r>
        <w:t>loyment folder of this solution. Or</w:t>
      </w:r>
      <w:r w:rsidR="003C6D0F">
        <w:t xml:space="preserve"> use the </w:t>
      </w:r>
      <w:r>
        <w:t xml:space="preserve">Azure </w:t>
      </w:r>
      <w:r w:rsidR="003C6D0F">
        <w:t>portal to create an administrator account called ‘</w:t>
      </w:r>
      <w:r w:rsidR="003C6D0F" w:rsidRPr="00580B25">
        <w:rPr>
          <w:b/>
        </w:rPr>
        <w:t>admin’</w:t>
      </w:r>
      <w:r w:rsidR="003C6D0F">
        <w:t xml:space="preserve"> with the following permissions.</w:t>
      </w:r>
    </w:p>
    <w:p w14:paraId="5EF37B49" w14:textId="7267EBAE" w:rsidR="003C6D0F" w:rsidRDefault="003C6D0F" w:rsidP="00580B25">
      <w:pPr>
        <w:pStyle w:val="ListParagraph"/>
        <w:numPr>
          <w:ilvl w:val="1"/>
          <w:numId w:val="34"/>
        </w:numPr>
      </w:pPr>
      <w:r>
        <w:t>Must be a Global Admin</w:t>
      </w:r>
    </w:p>
    <w:p w14:paraId="237BA77A" w14:textId="77777777" w:rsidR="003C6D0F" w:rsidRDefault="003C6D0F" w:rsidP="00580B25">
      <w:pPr>
        <w:pStyle w:val="ListParagraph"/>
        <w:numPr>
          <w:ilvl w:val="1"/>
          <w:numId w:val="34"/>
        </w:numPr>
      </w:pPr>
      <w:r>
        <w:t>Must be part of the Admin group of the subscription you will be using</w:t>
      </w:r>
    </w:p>
    <w:p w14:paraId="68A47DA3" w14:textId="4DC45B1D" w:rsidR="00C473C1" w:rsidRDefault="003C6D0F" w:rsidP="00580B25">
      <w:pPr>
        <w:pStyle w:val="ListParagraph"/>
        <w:numPr>
          <w:ilvl w:val="1"/>
          <w:numId w:val="34"/>
        </w:numPr>
      </w:pPr>
      <w:r>
        <w:t>Must be a “</w:t>
      </w:r>
      <w:r w:rsidRPr="00580B25">
        <w:rPr>
          <w:rFonts w:ascii="Courier New" w:eastAsia="Times New Roman" w:hAnsi="Courier New" w:cs="Courier New"/>
          <w:color w:val="000000"/>
          <w:sz w:val="20"/>
          <w:szCs w:val="20"/>
        </w:rPr>
        <w:t>Company Administrator”</w:t>
      </w:r>
      <w:r>
        <w:t xml:space="preserve"> in your AD directory role </w:t>
      </w:r>
    </w:p>
    <w:p w14:paraId="00E83757" w14:textId="45C26C50" w:rsidR="00C473C1" w:rsidRDefault="00C473C1" w:rsidP="00580B25">
      <w:pPr>
        <w:pStyle w:val="ListParagraph"/>
        <w:numPr>
          <w:ilvl w:val="1"/>
          <w:numId w:val="34"/>
        </w:numPr>
      </w:pPr>
      <w:r>
        <w:t>These PowerShell commands help illustrate the user required for this solution</w:t>
      </w:r>
    </w:p>
    <w:p w14:paraId="71A304F4" w14:textId="77777777" w:rsidR="00C473C1" w:rsidRPr="00580B25" w:rsidRDefault="00C473C1" w:rsidP="00580B25">
      <w:pPr>
        <w:spacing w:after="0" w:line="256" w:lineRule="auto"/>
        <w:ind w:left="144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New-MsolUser -UserPrincipalName admin@pcidemouseroutlook.onmicrosoft.com -DisplayName “admin” -FirstName “admin” -LastName “contoso”</w:t>
      </w:r>
    </w:p>
    <w:p w14:paraId="160206DE" w14:textId="77777777" w:rsidR="00C473C1" w:rsidRPr="00580B25" w:rsidRDefault="00C473C1" w:rsidP="00580B25">
      <w:pPr>
        <w:spacing w:after="0" w:line="256" w:lineRule="auto"/>
        <w:ind w:left="144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Add-MsolRoleMember -RoleName “Company Administrator” –RoleMemberEmailAddress  admin@pcidemouseroutlook.onmicrosoft.com</w:t>
      </w:r>
    </w:p>
    <w:p w14:paraId="66CE40CC" w14:textId="77777777" w:rsidR="00C473C1" w:rsidRPr="00580B25" w:rsidRDefault="00C473C1" w:rsidP="00580B25">
      <w:pPr>
        <w:spacing w:after="0" w:line="256" w:lineRule="auto"/>
        <w:ind w:left="144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Set-MsolUserPassword -userPrincipalName admin@pcidemouseroutlook.onmicrosoft.com -NewPassword "'CF4!!12sdfStgb'" -ForceChangePassword $false</w:t>
      </w:r>
    </w:p>
    <w:p w14:paraId="4EC2197F" w14:textId="77777777" w:rsidR="00C473C1" w:rsidRDefault="00C473C1" w:rsidP="00580B25">
      <w:pPr>
        <w:ind w:left="720" w:firstLine="720"/>
      </w:pPr>
    </w:p>
    <w:p w14:paraId="5F931D66" w14:textId="77777777" w:rsidR="00DD28CC" w:rsidRDefault="00DD28CC" w:rsidP="00DD28CC">
      <w:pPr>
        <w:pStyle w:val="Heading3"/>
      </w:pPr>
      <w:r>
        <w:t>Custom domain, and SSL certificate</w:t>
      </w:r>
    </w:p>
    <w:p w14:paraId="29DBC2D3" w14:textId="77777777" w:rsidR="00DD28CC" w:rsidRDefault="00DD28CC" w:rsidP="00DD28CC">
      <w:r>
        <w:t xml:space="preserve">The installation will require a custom domain, and SSL certificate. It is recommended that a custom domain be purchased with </w:t>
      </w:r>
      <w:hyperlink r:id="rId9" w:history="1">
        <w:r w:rsidRPr="00DB4486">
          <w:rPr>
            <w:rStyle w:val="Hyperlink"/>
          </w:rPr>
          <w:t>a SSL package</w:t>
        </w:r>
      </w:hyperlink>
      <w:r>
        <w:t xml:space="preserve">. Microsoft offers the ability to create a domain, and request a SSL certificate from a Microsoft partner. </w:t>
      </w:r>
    </w:p>
    <w:p w14:paraId="6ECDDA49" w14:textId="77777777" w:rsidR="00DD28CC" w:rsidRDefault="00DD28CC" w:rsidP="00DD28CC">
      <w:pPr>
        <w:rPr>
          <w:rStyle w:val="Hyperlink"/>
        </w:rPr>
      </w:pPr>
      <w:r>
        <w:t xml:space="preserve">Setting up a </w:t>
      </w:r>
      <w:hyperlink r:id="rId10" w:history="1">
        <w:r w:rsidRPr="005C60D8">
          <w:rPr>
            <w:rStyle w:val="Hyperlink"/>
          </w:rPr>
          <w:t>custom domain with a DNS record</w:t>
        </w:r>
      </w:hyperlink>
      <w:r>
        <w:t xml:space="preserve"> with a root domain can be configured in the </w:t>
      </w:r>
      <w:hyperlink r:id="rId11" w:history="1">
        <w:r w:rsidRPr="005C55E9">
          <w:rPr>
            <w:rStyle w:val="Hyperlink"/>
          </w:rPr>
          <w:t>Azure Portal</w:t>
        </w:r>
      </w:hyperlink>
    </w:p>
    <w:p w14:paraId="6A3C2737" w14:textId="77777777" w:rsidR="00DD28CC" w:rsidRDefault="00DD28CC" w:rsidP="00DD28CC">
      <w:r>
        <w:lastRenderedPageBreak/>
        <w:t>The installation of the ARM template will require the domain name, such as contosoclinic.com and the .Pfx from the SSL provider that will be base64 encrypted before uploading to Azure.  The following process can be used create the correct file.</w:t>
      </w:r>
    </w:p>
    <w:p w14:paraId="20B95D32" w14:textId="77777777" w:rsidR="00DD28CC" w:rsidRDefault="00DD28CC" w:rsidP="00DD28CC">
      <w:pPr>
        <w:pStyle w:val="ListParagraph"/>
        <w:numPr>
          <w:ilvl w:val="0"/>
          <w:numId w:val="33"/>
        </w:numPr>
      </w:pPr>
      <w:r>
        <w:t xml:space="preserve">Review the instructions on </w:t>
      </w:r>
      <w:hyperlink r:id="rId12" w:history="1">
        <w:r w:rsidRPr="008F3B4E">
          <w:rPr>
            <w:rStyle w:val="Hyperlink"/>
          </w:rPr>
          <w:t>creating a web site ssl certificate</w:t>
        </w:r>
      </w:hyperlink>
    </w:p>
    <w:p w14:paraId="02391671" w14:textId="4CE2C379" w:rsidR="00DD28CC" w:rsidRDefault="00DD28CC" w:rsidP="00DD28CC">
      <w:pPr>
        <w:pStyle w:val="ListParagraph"/>
        <w:numPr>
          <w:ilvl w:val="0"/>
          <w:numId w:val="33"/>
        </w:numPr>
      </w:pPr>
      <w:r>
        <w:t xml:space="preserve">Retrieve your private key – This file will have a name structure such as </w:t>
      </w:r>
      <w:hyperlink r:id="rId13" w:history="1">
        <w:r w:rsidRPr="00381B9B">
          <w:rPr>
            <w:rStyle w:val="Hyperlink"/>
          </w:rPr>
          <w:t>www.contosoclinic.com_private_key.key</w:t>
        </w:r>
      </w:hyperlink>
    </w:p>
    <w:p w14:paraId="631EA745" w14:textId="5338E913" w:rsidR="00DD28CC" w:rsidRDefault="00DD28CC" w:rsidP="00DD28CC">
      <w:pPr>
        <w:pStyle w:val="ListParagraph"/>
        <w:numPr>
          <w:ilvl w:val="0"/>
          <w:numId w:val="33"/>
        </w:numPr>
      </w:pPr>
      <w:r>
        <w:t xml:space="preserve">Retrieve your certificate – This file will have a name structure such as </w:t>
      </w:r>
      <w:hyperlink r:id="rId14" w:history="1">
        <w:r w:rsidRPr="00381B9B">
          <w:rPr>
            <w:rStyle w:val="Hyperlink"/>
          </w:rPr>
          <w:t>www.contosoclinic.com_ssl_certificate.cer</w:t>
        </w:r>
      </w:hyperlink>
    </w:p>
    <w:p w14:paraId="573846BC" w14:textId="61A29D12" w:rsidR="00120BB3" w:rsidRDefault="00120BB3" w:rsidP="00DD28CC">
      <w:pPr>
        <w:pStyle w:val="ListParagraph"/>
        <w:numPr>
          <w:ilvl w:val="0"/>
          <w:numId w:val="33"/>
        </w:numPr>
      </w:pPr>
      <w:hyperlink r:id="rId15" w:history="1">
        <w:r w:rsidRPr="00120BB3">
          <w:rPr>
            <w:rStyle w:val="Hyperlink"/>
          </w:rPr>
          <w:t>Create a personal information exchange (pfx) file</w:t>
        </w:r>
      </w:hyperlink>
      <w:r>
        <w:t xml:space="preserve"> protect this file with a password.</w:t>
      </w:r>
    </w:p>
    <w:p w14:paraId="22F60560" w14:textId="7637EE54" w:rsidR="00120BB3" w:rsidRPr="00580B25" w:rsidRDefault="00120BB3" w:rsidP="00580B25">
      <w:pPr>
        <w:pStyle w:val="ListParagraph"/>
        <w:numPr>
          <w:ilvl w:val="0"/>
          <w:numId w:val="33"/>
        </w:numPr>
        <w:spacing w:after="0"/>
        <w:rPr>
          <w:rFonts w:ascii="Courier New" w:eastAsia="Times New Roman" w:hAnsi="Courier New" w:cs="Courier New"/>
          <w:color w:val="000000"/>
          <w:sz w:val="20"/>
          <w:szCs w:val="20"/>
        </w:rPr>
      </w:pPr>
      <w:r>
        <w:t>Convert the pfx file into a string base64 text file. In powershell you can use the following commands for instance.</w:t>
      </w:r>
    </w:p>
    <w:p w14:paraId="5ABEF5CA" w14:textId="77777777" w:rsidR="00120BB3" w:rsidRPr="00120BB3" w:rsidRDefault="00120BB3" w:rsidP="00580B25">
      <w:pPr>
        <w:pStyle w:val="ListParagraph"/>
        <w:spacing w:after="0"/>
        <w:rPr>
          <w:rFonts w:ascii="Courier New" w:eastAsia="Times New Roman" w:hAnsi="Courier New" w:cs="Courier New"/>
          <w:color w:val="000000"/>
          <w:sz w:val="20"/>
          <w:szCs w:val="20"/>
        </w:rPr>
      </w:pPr>
    </w:p>
    <w:p w14:paraId="474DEC93" w14:textId="58E34C61" w:rsidR="009D149B" w:rsidRPr="009D149B" w:rsidRDefault="009D149B" w:rsidP="00580B25">
      <w:pPr>
        <w:spacing w:after="0"/>
        <w:ind w:left="720"/>
        <w:rPr>
          <w:rFonts w:ascii="Courier New" w:eastAsia="Times New Roman" w:hAnsi="Courier New" w:cs="Courier New"/>
          <w:color w:val="000000"/>
          <w:sz w:val="20"/>
          <w:szCs w:val="20"/>
        </w:rPr>
      </w:pPr>
      <w:r w:rsidRPr="009D149B">
        <w:rPr>
          <w:rFonts w:ascii="Courier New" w:eastAsia="Times New Roman" w:hAnsi="Courier New" w:cs="Courier New"/>
          <w:color w:val="000000"/>
          <w:sz w:val="20"/>
          <w:szCs w:val="20"/>
        </w:rPr>
        <w:t>$fileContentBytes = get-content 'contosoclinic.com_private_key.pfx' -Encoding Byte</w:t>
      </w:r>
    </w:p>
    <w:p w14:paraId="02BB80C9" w14:textId="5A7DF324" w:rsidR="00DD28CC" w:rsidRDefault="009D149B" w:rsidP="00580B25">
      <w:pPr>
        <w:spacing w:after="0"/>
        <w:ind w:left="720"/>
        <w:rPr>
          <w:rFonts w:ascii="Courier New" w:eastAsia="Times New Roman" w:hAnsi="Courier New" w:cs="Courier New"/>
          <w:color w:val="000000"/>
          <w:sz w:val="20"/>
          <w:szCs w:val="20"/>
        </w:rPr>
      </w:pPr>
      <w:r w:rsidRPr="009D149B">
        <w:rPr>
          <w:rFonts w:ascii="Courier New" w:eastAsia="Times New Roman" w:hAnsi="Courier New" w:cs="Courier New"/>
          <w:color w:val="000000"/>
          <w:sz w:val="20"/>
          <w:szCs w:val="20"/>
        </w:rPr>
        <w:t>[System.Convert]::ToBase64String($fileContentBytes) | Out-File 'pfx-bytes.txt'</w:t>
      </w:r>
    </w:p>
    <w:p w14:paraId="360EB3A6" w14:textId="665FE4CA" w:rsidR="00120BB3" w:rsidRDefault="00120BB3" w:rsidP="00580B25">
      <w:pPr>
        <w:spacing w:after="0"/>
        <w:rPr>
          <w:rFonts w:ascii="Courier New" w:eastAsia="Times New Roman" w:hAnsi="Courier New" w:cs="Courier New"/>
          <w:color w:val="000000"/>
          <w:sz w:val="20"/>
          <w:szCs w:val="20"/>
        </w:rPr>
      </w:pPr>
    </w:p>
    <w:p w14:paraId="07D90402" w14:textId="4D8C131B" w:rsidR="00120BB3" w:rsidRPr="00580B25" w:rsidRDefault="00120BB3" w:rsidP="00580B25">
      <w:pPr>
        <w:spacing w:after="0"/>
        <w:rPr>
          <w:b/>
        </w:rPr>
      </w:pPr>
      <w:r w:rsidRPr="00580B25">
        <w:rPr>
          <w:b/>
        </w:rPr>
        <w:t>Preserve your SSL 64 bit string, and password to be used when you install the ARM template.</w:t>
      </w:r>
    </w:p>
    <w:p w14:paraId="336DE1F8" w14:textId="77777777" w:rsidR="00120BB3" w:rsidRDefault="00120BB3" w:rsidP="00580B25">
      <w:pPr>
        <w:spacing w:after="0"/>
        <w:ind w:left="720"/>
        <w:rPr>
          <w:rFonts w:ascii="Courier New" w:eastAsia="Times New Roman" w:hAnsi="Courier New" w:cs="Courier New"/>
          <w:color w:val="000000"/>
          <w:sz w:val="20"/>
          <w:szCs w:val="20"/>
        </w:rPr>
      </w:pPr>
    </w:p>
    <w:p w14:paraId="6E4861A1" w14:textId="0942DB8B" w:rsidR="00DD28CC" w:rsidRDefault="00120BB3" w:rsidP="00580B25">
      <w:pPr>
        <w:spacing w:after="0"/>
      </w:pPr>
      <w:r w:rsidRPr="00580B25">
        <w:t xml:space="preserve">If you cannot use a authority to create a SSL certificate, you can consider using a </w:t>
      </w:r>
      <w:r w:rsidR="00DD28CC">
        <w:t xml:space="preserve">self-signed certificate </w:t>
      </w:r>
      <w:r>
        <w:t xml:space="preserve">generated by services such as </w:t>
      </w:r>
      <w:hyperlink r:id="rId16" w:history="1">
        <w:r w:rsidR="00DD28CC" w:rsidRPr="00580B25">
          <w:t>Lets Encrypt</w:t>
        </w:r>
      </w:hyperlink>
      <w:r w:rsidR="00DD28CC">
        <w:t xml:space="preserve">.  However for PCI compliance </w:t>
      </w:r>
      <w:r>
        <w:t>self-signed</w:t>
      </w:r>
      <w:r w:rsidR="00DD28CC">
        <w:t xml:space="preserve"> certificates will not pass the requirements, or audit for PCI DSS.</w:t>
      </w:r>
    </w:p>
    <w:p w14:paraId="0E63B136" w14:textId="0528692F" w:rsidR="00DD28CC" w:rsidRDefault="00DD28CC">
      <w:r>
        <w:tab/>
      </w:r>
    </w:p>
    <w:p w14:paraId="58D70969" w14:textId="77777777" w:rsidR="00547B12" w:rsidRPr="000B2AE6" w:rsidRDefault="00547B12" w:rsidP="00547B12">
      <w:pPr>
        <w:pStyle w:val="ListParagraph"/>
      </w:pPr>
    </w:p>
    <w:p w14:paraId="5E3873C2" w14:textId="16EF0AE7" w:rsidR="000B2AE6" w:rsidRDefault="000B2AE6" w:rsidP="00580B25">
      <w:pPr>
        <w:pStyle w:val="Heading2"/>
      </w:pPr>
      <w:bookmarkStart w:id="40" w:name="_Local_machine_setup"/>
      <w:bookmarkEnd w:id="1"/>
      <w:bookmarkEnd w:id="40"/>
      <w:r>
        <w:t>Local machine setup requirements</w:t>
      </w:r>
    </w:p>
    <w:p w14:paraId="36BDBF74" w14:textId="45E7E62C" w:rsidR="000B2AE6" w:rsidRDefault="000B2AE6" w:rsidP="000B2AE6">
      <w:r>
        <w:t>It’s recommended that you run all scripts (</w:t>
      </w:r>
      <w:r w:rsidR="00E477A2">
        <w:t>pre-and</w:t>
      </w:r>
      <w:r>
        <w:t xml:space="preserve"> post deployment scripts) </w:t>
      </w:r>
      <w:del w:id="41" w:author="Gururaj Pandurangi" w:date="2017-03-23T10:10:00Z">
        <w:r w:rsidDel="0096075B">
          <w:delText xml:space="preserve">as </w:delText>
        </w:r>
        <w:commentRangeStart w:id="42"/>
        <w:r w:rsidDel="0096075B">
          <w:delText xml:space="preserve">local admin </w:delText>
        </w:r>
        <w:commentRangeEnd w:id="42"/>
        <w:r w:rsidR="005071B7" w:rsidDel="0096075B">
          <w:rPr>
            <w:rStyle w:val="CommentReference"/>
          </w:rPr>
          <w:commentReference w:id="42"/>
        </w:r>
        <w:r w:rsidDel="0096075B">
          <w:delText xml:space="preserve">or </w:delText>
        </w:r>
      </w:del>
      <w:r>
        <w:t>remotely signed credentials to ensure that local permissions to not restrict the installer running correctly.</w:t>
      </w:r>
    </w:p>
    <w:p w14:paraId="46D7A347" w14:textId="5DDB6093" w:rsidR="000B2AE6" w:rsidRDefault="000B2AE6" w:rsidP="000B2AE6">
      <w:r>
        <w:t>Client Software requirements</w:t>
      </w:r>
    </w:p>
    <w:p w14:paraId="4414D313" w14:textId="7E9CEC3E" w:rsidR="000B2AE6" w:rsidRDefault="000B2AE6" w:rsidP="000B2AE6">
      <w:r>
        <w:t>The following client software apps are needed throughout the installation of the script.</w:t>
      </w:r>
    </w:p>
    <w:p w14:paraId="4B6320D6" w14:textId="4E89572A" w:rsidR="00234869" w:rsidRDefault="005071B7" w:rsidP="005071B7">
      <w:pPr>
        <w:pStyle w:val="ListParagraph"/>
        <w:numPr>
          <w:ilvl w:val="0"/>
          <w:numId w:val="19"/>
        </w:numPr>
      </w:pPr>
      <w:hyperlink r:id="rId17" w:history="1">
        <w:r w:rsidRPr="005071B7">
          <w:rPr>
            <w:rStyle w:val="Hyperlink"/>
          </w:rPr>
          <w:t>Powershell version</w:t>
        </w:r>
      </w:hyperlink>
      <w:r>
        <w:t xml:space="preserve"> </w:t>
      </w:r>
      <w:r w:rsidR="00234869">
        <w:t>v5.x or above</w:t>
      </w:r>
      <w:r>
        <w:t xml:space="preserve"> </w:t>
      </w:r>
      <w:r w:rsidRPr="00580B25">
        <w:rPr>
          <w:rFonts w:ascii="Courier New" w:eastAsia="Times New Roman" w:hAnsi="Courier New" w:cs="Courier New"/>
          <w:color w:val="000000"/>
          <w:sz w:val="20"/>
          <w:szCs w:val="20"/>
        </w:rPr>
        <w:t>psversionTable.psversino</w:t>
      </w:r>
      <w:r w:rsidR="00234869">
        <w:t xml:space="preserve"> </w:t>
      </w:r>
    </w:p>
    <w:p w14:paraId="6C0EC9DC" w14:textId="05E1BEFA" w:rsidR="00234869" w:rsidRDefault="00234869" w:rsidP="00234869">
      <w:pPr>
        <w:ind w:left="720"/>
      </w:pPr>
    </w:p>
    <w:p w14:paraId="19A80F85" w14:textId="2AC040A9" w:rsidR="00234869" w:rsidRDefault="005071B7" w:rsidP="00C657F9">
      <w:pPr>
        <w:pStyle w:val="ListParagraph"/>
        <w:numPr>
          <w:ilvl w:val="0"/>
          <w:numId w:val="19"/>
        </w:numPr>
      </w:pPr>
      <w:r>
        <w:t xml:space="preserve">The following </w:t>
      </w:r>
      <w:r w:rsidR="00234869">
        <w:t>Powershell</w:t>
      </w:r>
      <w:r w:rsidR="002D4718">
        <w:t xml:space="preserve"> Modules</w:t>
      </w:r>
      <w:r>
        <w:t xml:space="preserve"> are required. These must be installed with local Administrative permissions.</w:t>
      </w:r>
    </w:p>
    <w:p w14:paraId="2F6872DB" w14:textId="77777777" w:rsidR="00234869" w:rsidRPr="00234869" w:rsidRDefault="000E437D" w:rsidP="00C657F9">
      <w:pPr>
        <w:pStyle w:val="ListParagraph"/>
        <w:numPr>
          <w:ilvl w:val="1"/>
          <w:numId w:val="21"/>
        </w:numPr>
        <w:spacing w:after="0" w:line="252" w:lineRule="auto"/>
        <w:rPr>
          <w:rFonts w:eastAsia="Times New Roman"/>
        </w:rPr>
      </w:pPr>
      <w:r>
        <w:t xml:space="preserve">Open </w:t>
      </w:r>
      <w:r w:rsidR="00234869">
        <w:t>Powershell</w:t>
      </w:r>
      <w:r>
        <w:t xml:space="preserve"> in Administrator Mode</w:t>
      </w:r>
    </w:p>
    <w:p w14:paraId="490E1A1B" w14:textId="0C464778" w:rsidR="00234869" w:rsidRDefault="00234869" w:rsidP="00C657F9">
      <w:pPr>
        <w:pStyle w:val="ListParagraph"/>
        <w:numPr>
          <w:ilvl w:val="1"/>
          <w:numId w:val="21"/>
        </w:numPr>
        <w:spacing w:after="0" w:line="252" w:lineRule="auto"/>
        <w:rPr>
          <w:rFonts w:eastAsia="Times New Roman"/>
        </w:rPr>
      </w:pPr>
      <w:r w:rsidRPr="00234869">
        <w:rPr>
          <w:rFonts w:eastAsia="Times New Roman"/>
        </w:rPr>
        <w:t xml:space="preserve">Run </w:t>
      </w:r>
      <w:r>
        <w:rPr>
          <w:rFonts w:eastAsia="Times New Roman"/>
        </w:rPr>
        <w:t xml:space="preserve">the following </w:t>
      </w:r>
      <w:commentRangeStart w:id="43"/>
      <w:r>
        <w:rPr>
          <w:rFonts w:eastAsia="Times New Roman"/>
        </w:rPr>
        <w:t>commands</w:t>
      </w:r>
      <w:commentRangeEnd w:id="43"/>
      <w:r w:rsidR="005071B7">
        <w:rPr>
          <w:rStyle w:val="CommentReference"/>
        </w:rPr>
        <w:commentReference w:id="43"/>
      </w:r>
      <w:r w:rsidR="00471CAE">
        <w:rPr>
          <w:rFonts w:eastAsia="Times New Roman"/>
        </w:rPr>
        <w:t>, and accept (or select Yes to user commands)</w:t>
      </w:r>
    </w:p>
    <w:p w14:paraId="58964855" w14:textId="77777777" w:rsidR="005071B7" w:rsidRDefault="005071B7" w:rsidP="00580B25">
      <w:pPr>
        <w:shd w:val="clear" w:color="auto" w:fill="FFFFFF"/>
        <w:autoSpaceDE w:val="0"/>
        <w:autoSpaceDN w:val="0"/>
        <w:adjustRightInd w:val="0"/>
        <w:spacing w:after="0"/>
        <w:ind w:left="720"/>
        <w:rPr>
          <w:rFonts w:ascii="Lucida Console" w:hAnsi="Lucida Console" w:cs="Lucida Console"/>
          <w:sz w:val="18"/>
          <w:szCs w:val="18"/>
        </w:rPr>
      </w:pPr>
      <w:r>
        <w:rPr>
          <w:rFonts w:ascii="Lucida Console" w:hAnsi="Lucida Console" w:cs="Lucida Console"/>
          <w:color w:val="0000FF"/>
          <w:sz w:val="18"/>
          <w:szCs w:val="18"/>
        </w:rPr>
        <w:t>Set-ExecutionPolicy</w:t>
      </w:r>
      <w:r>
        <w:rPr>
          <w:rFonts w:ascii="Lucida Console" w:hAnsi="Lucida Console" w:cs="Lucida Console"/>
          <w:sz w:val="18"/>
          <w:szCs w:val="18"/>
        </w:rPr>
        <w:t xml:space="preserve"> </w:t>
      </w:r>
      <w:r>
        <w:rPr>
          <w:rFonts w:ascii="Lucida Console" w:hAnsi="Lucida Console" w:cs="Lucida Console"/>
          <w:color w:val="8A2BE2"/>
          <w:sz w:val="18"/>
          <w:szCs w:val="18"/>
        </w:rPr>
        <w:t>RemoteSigned</w:t>
      </w:r>
      <w:r>
        <w:rPr>
          <w:rFonts w:ascii="Lucida Console" w:hAnsi="Lucida Console" w:cs="Lucida Console"/>
          <w:sz w:val="18"/>
          <w:szCs w:val="18"/>
        </w:rPr>
        <w:t>;</w:t>
      </w:r>
    </w:p>
    <w:p w14:paraId="1861D221" w14:textId="77777777" w:rsidR="005071B7" w:rsidRDefault="005071B7" w:rsidP="00580B25">
      <w:pPr>
        <w:shd w:val="clear" w:color="auto" w:fill="FFFFFF"/>
        <w:autoSpaceDE w:val="0"/>
        <w:autoSpaceDN w:val="0"/>
        <w:adjustRightInd w:val="0"/>
        <w:spacing w:after="0"/>
        <w:ind w:left="72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8A2BE2"/>
          <w:sz w:val="18"/>
          <w:szCs w:val="18"/>
        </w:rPr>
        <w:t>AzureRM</w:t>
      </w:r>
      <w:r>
        <w:rPr>
          <w:rFonts w:ascii="Lucida Console" w:hAnsi="Lucida Console" w:cs="Lucida Console"/>
          <w:sz w:val="18"/>
          <w:szCs w:val="18"/>
        </w:rPr>
        <w:t>;</w:t>
      </w:r>
    </w:p>
    <w:p w14:paraId="7BC6E904" w14:textId="77777777" w:rsidR="005071B7" w:rsidRDefault="005071B7" w:rsidP="00580B25">
      <w:pPr>
        <w:shd w:val="clear" w:color="auto" w:fill="FFFFFF"/>
        <w:autoSpaceDE w:val="0"/>
        <w:autoSpaceDN w:val="0"/>
        <w:adjustRightInd w:val="0"/>
        <w:spacing w:after="0"/>
        <w:ind w:left="72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8A2BE2"/>
          <w:sz w:val="18"/>
          <w:szCs w:val="18"/>
        </w:rPr>
        <w:t>AzureAD</w:t>
      </w:r>
      <w:r>
        <w:rPr>
          <w:rFonts w:ascii="Lucida Console" w:hAnsi="Lucida Console" w:cs="Lucida Console"/>
          <w:sz w:val="18"/>
          <w:szCs w:val="18"/>
        </w:rPr>
        <w:t xml:space="preserve"> </w:t>
      </w:r>
      <w:r>
        <w:rPr>
          <w:rFonts w:ascii="Lucida Console" w:hAnsi="Lucida Console" w:cs="Lucida Console"/>
          <w:color w:val="000080"/>
          <w:sz w:val="18"/>
          <w:szCs w:val="18"/>
        </w:rPr>
        <w:t>-AllowClobber</w:t>
      </w:r>
      <w:r>
        <w:rPr>
          <w:rFonts w:ascii="Lucida Console" w:hAnsi="Lucida Console" w:cs="Lucida Console"/>
          <w:sz w:val="18"/>
          <w:szCs w:val="18"/>
        </w:rPr>
        <w:t>;</w:t>
      </w:r>
    </w:p>
    <w:p w14:paraId="18E64507" w14:textId="77777777" w:rsidR="005071B7" w:rsidRDefault="005071B7" w:rsidP="00580B25">
      <w:pPr>
        <w:shd w:val="clear" w:color="auto" w:fill="FFFFFF"/>
        <w:autoSpaceDE w:val="0"/>
        <w:autoSpaceDN w:val="0"/>
        <w:adjustRightInd w:val="0"/>
        <w:spacing w:after="0"/>
        <w:ind w:left="72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Enable-AzureRMDiagnostics</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p>
    <w:p w14:paraId="54F2D9B6" w14:textId="77FBAE52" w:rsidR="005071B7" w:rsidRDefault="005071B7" w:rsidP="00580B25">
      <w:pPr>
        <w:shd w:val="clear" w:color="auto" w:fill="FFFFFF"/>
        <w:autoSpaceDE w:val="0"/>
        <w:autoSpaceDN w:val="0"/>
        <w:adjustRightInd w:val="0"/>
        <w:spacing w:after="0"/>
        <w:ind w:left="720"/>
        <w:rPr>
          <w:ins w:id="44" w:author="Gururaj Pandurangi" w:date="2017-03-23T10:10:00Z"/>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AzureDiagnosticsAndLogAnalytics</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p>
    <w:p w14:paraId="089238E3" w14:textId="28630020" w:rsidR="0096075B" w:rsidRDefault="0096075B" w:rsidP="0096075B">
      <w:pPr>
        <w:shd w:val="clear" w:color="auto" w:fill="FFFFFF"/>
        <w:autoSpaceDE w:val="0"/>
        <w:autoSpaceDN w:val="0"/>
        <w:adjustRightInd w:val="0"/>
        <w:spacing w:after="0"/>
        <w:ind w:left="720"/>
        <w:rPr>
          <w:ins w:id="45" w:author="Gururaj Pandurangi" w:date="2017-03-23T10:10:00Z"/>
          <w:rFonts w:ascii="Lucida Console" w:hAnsi="Lucida Console" w:cs="Lucida Console"/>
          <w:sz w:val="18"/>
          <w:szCs w:val="18"/>
        </w:rPr>
      </w:pPr>
      <w:ins w:id="46" w:author="Gururaj Pandurangi" w:date="2017-03-23T10:10:00Z">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ins>
      <w:ins w:id="47" w:author="Gururaj Pandurangi" w:date="2017-03-23T10:11:00Z">
        <w:r w:rsidRPr="00580B25">
          <w:rPr>
            <w:rFonts w:ascii="Lucida Console" w:hAnsi="Lucida Console" w:cs="Lucida Console"/>
            <w:color w:val="8A2BE2"/>
            <w:sz w:val="18"/>
            <w:szCs w:val="18"/>
          </w:rPr>
          <w:t>Sqlps</w:t>
        </w:r>
      </w:ins>
      <w:ins w:id="48" w:author="Gururaj Pandurangi" w:date="2017-03-23T10:10:00Z">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ins>
    </w:p>
    <w:p w14:paraId="0D5B7488" w14:textId="6C9D07C5" w:rsidR="0096075B" w:rsidDel="0096075B" w:rsidRDefault="0096075B" w:rsidP="00580B25">
      <w:pPr>
        <w:shd w:val="clear" w:color="auto" w:fill="FFFFFF"/>
        <w:autoSpaceDE w:val="0"/>
        <w:autoSpaceDN w:val="0"/>
        <w:adjustRightInd w:val="0"/>
        <w:spacing w:after="0"/>
        <w:ind w:left="720"/>
        <w:rPr>
          <w:del w:id="49" w:author="Gururaj Pandurangi" w:date="2017-03-23T10:10:00Z"/>
          <w:rFonts w:ascii="Lucida Console" w:hAnsi="Lucida Console" w:cs="Lucida Console"/>
          <w:sz w:val="18"/>
          <w:szCs w:val="18"/>
        </w:rPr>
      </w:pPr>
    </w:p>
    <w:p w14:paraId="0BF1DC1F" w14:textId="0396EF7E" w:rsidR="005071B7" w:rsidRPr="005071B7" w:rsidRDefault="005071B7" w:rsidP="00580B25">
      <w:pPr>
        <w:spacing w:after="0" w:line="252" w:lineRule="auto"/>
        <w:ind w:firstLine="720"/>
        <w:rPr>
          <w:rFonts w:eastAsia="Times New Roman"/>
        </w:rPr>
      </w:pPr>
      <w:r w:rsidRPr="00580B25">
        <w:rPr>
          <w:rFonts w:ascii="Lucida Console" w:hAnsi="Lucida Console" w:cs="Lucida Console"/>
          <w:color w:val="0000FF"/>
          <w:sz w:val="18"/>
          <w:szCs w:val="18"/>
        </w:rPr>
        <w:t>Import-Module</w:t>
      </w:r>
      <w:r w:rsidRPr="00580B25">
        <w:rPr>
          <w:rFonts w:ascii="Lucida Console" w:hAnsi="Lucida Console" w:cs="Lucida Console"/>
          <w:sz w:val="18"/>
          <w:szCs w:val="18"/>
        </w:rPr>
        <w:t xml:space="preserve"> </w:t>
      </w:r>
      <w:r w:rsidRPr="00580B25">
        <w:rPr>
          <w:rFonts w:ascii="Lucida Console" w:hAnsi="Lucida Console" w:cs="Lucida Console"/>
          <w:color w:val="8A2BE2"/>
          <w:sz w:val="18"/>
          <w:szCs w:val="18"/>
        </w:rPr>
        <w:t>Sqlps</w:t>
      </w:r>
      <w:r w:rsidRPr="00580B25">
        <w:rPr>
          <w:rFonts w:ascii="Lucida Console" w:hAnsi="Lucida Console" w:cs="Lucida Console"/>
          <w:sz w:val="18"/>
          <w:szCs w:val="18"/>
        </w:rPr>
        <w:t xml:space="preserve"> </w:t>
      </w:r>
      <w:r w:rsidRPr="00580B25">
        <w:rPr>
          <w:rFonts w:ascii="Lucida Console" w:hAnsi="Lucida Console" w:cs="Lucida Console"/>
          <w:color w:val="000080"/>
          <w:sz w:val="18"/>
          <w:szCs w:val="18"/>
        </w:rPr>
        <w:t>-DisableNameChecking</w:t>
      </w:r>
      <w:r w:rsidRPr="00580B25">
        <w:rPr>
          <w:rFonts w:ascii="Lucida Console" w:hAnsi="Lucida Console" w:cs="Lucida Console"/>
          <w:sz w:val="18"/>
          <w:szCs w:val="18"/>
        </w:rPr>
        <w:t xml:space="preserve">;  </w:t>
      </w:r>
    </w:p>
    <w:p w14:paraId="2853F0B0" w14:textId="37454716" w:rsidR="00234869" w:rsidRDefault="00234869" w:rsidP="00234869">
      <w:pPr>
        <w:pStyle w:val="ListParagraph"/>
        <w:spacing w:after="0" w:line="252" w:lineRule="auto"/>
        <w:ind w:left="360"/>
        <w:rPr>
          <w:rFonts w:eastAsia="Times New Roman"/>
        </w:rPr>
      </w:pPr>
    </w:p>
    <w:tbl>
      <w:tblPr>
        <w:tblStyle w:val="TableGrid0"/>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845"/>
      </w:tblGrid>
      <w:tr w:rsidR="00234869" w14:paraId="4738DCF8" w14:textId="77777777" w:rsidTr="005C49EE">
        <w:tc>
          <w:tcPr>
            <w:tcW w:w="6845" w:type="dxa"/>
            <w:shd w:val="clear" w:color="auto" w:fill="F2F2F2" w:themeFill="background1" w:themeFillShade="F2"/>
          </w:tcPr>
          <w:p w14:paraId="282FA77B" w14:textId="3199B319" w:rsidR="00234869" w:rsidRPr="005C49EE" w:rsidRDefault="005C49EE" w:rsidP="005C49E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
        </w:tc>
      </w:tr>
    </w:tbl>
    <w:p w14:paraId="77C4E4D7" w14:textId="204089F0" w:rsidR="00234869" w:rsidRDefault="00234869" w:rsidP="00234869">
      <w:pPr>
        <w:pStyle w:val="ListParagraph"/>
        <w:spacing w:after="0" w:line="252" w:lineRule="auto"/>
        <w:ind w:left="360"/>
        <w:rPr>
          <w:rFonts w:eastAsia="Times New Roman"/>
        </w:rPr>
      </w:pPr>
    </w:p>
    <w:p w14:paraId="4CC5C446" w14:textId="12B519B2" w:rsidR="005C49EE" w:rsidRDefault="005C49EE" w:rsidP="00234869">
      <w:pPr>
        <w:pStyle w:val="ListParagraph"/>
        <w:spacing w:after="0" w:line="252" w:lineRule="auto"/>
        <w:ind w:left="360"/>
        <w:rPr>
          <w:rFonts w:eastAsia="Times New Roman"/>
        </w:rPr>
      </w:pPr>
      <w:r>
        <w:rPr>
          <w:rFonts w:eastAsia="Times New Roman"/>
        </w:rPr>
        <w:t>If any of the above commands fail, please refer to the following reference links</w:t>
      </w:r>
    </w:p>
    <w:tbl>
      <w:tblPr>
        <w:tblStyle w:val="TableGrid0"/>
        <w:tblW w:w="0" w:type="auto"/>
        <w:tblInd w:w="805" w:type="dxa"/>
        <w:tblLook w:val="04A0" w:firstRow="1" w:lastRow="0" w:firstColumn="1" w:lastColumn="0" w:noHBand="0" w:noVBand="1"/>
      </w:tblPr>
      <w:tblGrid>
        <w:gridCol w:w="1710"/>
        <w:gridCol w:w="7816"/>
      </w:tblGrid>
      <w:tr w:rsidR="005C49EE" w14:paraId="17E97C28" w14:textId="77777777" w:rsidTr="005C49EE">
        <w:tc>
          <w:tcPr>
            <w:tcW w:w="1710" w:type="dxa"/>
          </w:tcPr>
          <w:p w14:paraId="3F055477" w14:textId="1A2728E0" w:rsidR="005C49EE" w:rsidRPr="005C49EE" w:rsidRDefault="005C49EE" w:rsidP="00234869">
            <w:pPr>
              <w:pStyle w:val="ListParagraph"/>
              <w:spacing w:line="252" w:lineRule="auto"/>
              <w:ind w:left="0"/>
              <w:rPr>
                <w:rFonts w:eastAsia="Times New Roman"/>
                <w:b/>
              </w:rPr>
            </w:pPr>
            <w:r w:rsidRPr="005C49EE">
              <w:rPr>
                <w:rFonts w:eastAsia="Times New Roman"/>
                <w:b/>
              </w:rPr>
              <w:t>Module</w:t>
            </w:r>
          </w:p>
        </w:tc>
        <w:tc>
          <w:tcPr>
            <w:tcW w:w="5400" w:type="dxa"/>
          </w:tcPr>
          <w:p w14:paraId="4A862941" w14:textId="7BB86E4B" w:rsidR="005C49EE" w:rsidRPr="005C49EE" w:rsidRDefault="005C49EE" w:rsidP="00234869">
            <w:pPr>
              <w:pStyle w:val="ListParagraph"/>
              <w:spacing w:line="252" w:lineRule="auto"/>
              <w:ind w:left="0"/>
              <w:rPr>
                <w:rFonts w:eastAsia="Times New Roman"/>
                <w:b/>
              </w:rPr>
            </w:pPr>
            <w:r w:rsidRPr="005C49EE">
              <w:rPr>
                <w:rFonts w:eastAsia="Times New Roman"/>
                <w:b/>
              </w:rPr>
              <w:t>Reference Link</w:t>
            </w:r>
          </w:p>
        </w:tc>
      </w:tr>
      <w:tr w:rsidR="005C49EE" w14:paraId="2D620922" w14:textId="77777777" w:rsidTr="005C49EE">
        <w:tc>
          <w:tcPr>
            <w:tcW w:w="1710" w:type="dxa"/>
          </w:tcPr>
          <w:p w14:paraId="734CC054" w14:textId="45B88298" w:rsidR="005C49EE" w:rsidRDefault="005C49EE" w:rsidP="00234869">
            <w:pPr>
              <w:pStyle w:val="ListParagraph"/>
              <w:spacing w:line="252" w:lineRule="auto"/>
              <w:ind w:left="0"/>
              <w:rPr>
                <w:rFonts w:eastAsia="Times New Roman"/>
              </w:rPr>
            </w:pPr>
            <w:r>
              <w:rPr>
                <w:rFonts w:eastAsia="Times New Roman"/>
              </w:rPr>
              <w:t>AzureRM</w:t>
            </w:r>
          </w:p>
        </w:tc>
        <w:tc>
          <w:tcPr>
            <w:tcW w:w="5400" w:type="dxa"/>
          </w:tcPr>
          <w:p w14:paraId="02D15460" w14:textId="0062F423" w:rsidR="005C49EE" w:rsidRDefault="00580B25" w:rsidP="00234869">
            <w:pPr>
              <w:pStyle w:val="ListParagraph"/>
              <w:spacing w:line="252" w:lineRule="auto"/>
              <w:ind w:left="0"/>
              <w:rPr>
                <w:rFonts w:eastAsia="Times New Roman"/>
              </w:rPr>
            </w:pPr>
            <w:hyperlink r:id="rId18" w:history="1">
              <w:r w:rsidR="005C49EE" w:rsidRPr="00285FAC">
                <w:rPr>
                  <w:rStyle w:val="Hyperlink"/>
                  <w:rFonts w:eastAsia="Times New Roman"/>
                </w:rPr>
                <w:t>https://docs.microsoft.com/en-us/powershell/azureps-cmdlets-docs/</w:t>
              </w:r>
            </w:hyperlink>
            <w:r w:rsidR="005C49EE">
              <w:rPr>
                <w:rFonts w:eastAsia="Times New Roman"/>
              </w:rPr>
              <w:t xml:space="preserve"> </w:t>
            </w:r>
          </w:p>
          <w:p w14:paraId="6F3C8F4B" w14:textId="01523360" w:rsidR="000E7B3A" w:rsidRDefault="000E7B3A" w:rsidP="00234869">
            <w:pPr>
              <w:pStyle w:val="ListParagraph"/>
              <w:spacing w:line="252" w:lineRule="auto"/>
              <w:ind w:left="0"/>
              <w:rPr>
                <w:rFonts w:eastAsia="Times New Roman"/>
              </w:rPr>
            </w:pPr>
          </w:p>
          <w:p w14:paraId="40D08713"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696D968F" w14:textId="77777777" w:rsidR="000E7B3A" w:rsidRPr="00580B25" w:rsidRDefault="000E7B3A" w:rsidP="000E7B3A">
            <w:pPr>
              <w:pStyle w:val="ListParagraph"/>
              <w:spacing w:line="252" w:lineRule="auto"/>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$cred = Get-Credential</w:t>
            </w:r>
          </w:p>
          <w:p w14:paraId="4989A6CB" w14:textId="2C35D107" w:rsidR="000E7B3A" w:rsidRPr="00580B25" w:rsidRDefault="000E7B3A" w:rsidP="000E7B3A">
            <w:pPr>
              <w:pStyle w:val="ListParagraph"/>
              <w:spacing w:line="252" w:lineRule="auto"/>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Login-AzureRmAccount -Credential $cred</w:t>
            </w:r>
          </w:p>
          <w:p w14:paraId="627B4063" w14:textId="5E322111"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tc>
      </w:tr>
      <w:tr w:rsidR="005C49EE" w14:paraId="65FBBF28" w14:textId="77777777" w:rsidTr="005C49EE">
        <w:tc>
          <w:tcPr>
            <w:tcW w:w="1710" w:type="dxa"/>
          </w:tcPr>
          <w:p w14:paraId="250517CC" w14:textId="7C2FCFA3" w:rsidR="005C49EE" w:rsidRDefault="005C49EE" w:rsidP="00234869">
            <w:pPr>
              <w:pStyle w:val="ListParagraph"/>
              <w:spacing w:line="252" w:lineRule="auto"/>
              <w:ind w:left="0"/>
              <w:rPr>
                <w:rFonts w:eastAsia="Times New Roman"/>
              </w:rPr>
            </w:pPr>
            <w:r>
              <w:rPr>
                <w:rFonts w:eastAsia="Times New Roman"/>
              </w:rPr>
              <w:lastRenderedPageBreak/>
              <w:t>Azure AD</w:t>
            </w:r>
          </w:p>
        </w:tc>
        <w:tc>
          <w:tcPr>
            <w:tcW w:w="5400" w:type="dxa"/>
          </w:tcPr>
          <w:p w14:paraId="15765916" w14:textId="77777777" w:rsidR="005C49EE" w:rsidRDefault="00580B25" w:rsidP="00234869">
            <w:pPr>
              <w:pStyle w:val="ListParagraph"/>
              <w:spacing w:line="252" w:lineRule="auto"/>
              <w:ind w:left="0"/>
              <w:rPr>
                <w:rFonts w:eastAsia="Times New Roman"/>
              </w:rPr>
            </w:pPr>
            <w:hyperlink r:id="rId19" w:history="1">
              <w:r w:rsidR="005C49EE" w:rsidRPr="00285FAC">
                <w:rPr>
                  <w:rStyle w:val="Hyperlink"/>
                  <w:rFonts w:eastAsia="Times New Roman"/>
                </w:rPr>
                <w:t>https://technet.microsoft.com/en-us/library/dn975125.aspx</w:t>
              </w:r>
            </w:hyperlink>
            <w:r w:rsidR="005C49EE">
              <w:rPr>
                <w:rFonts w:eastAsia="Times New Roman"/>
              </w:rPr>
              <w:t xml:space="preserve"> </w:t>
            </w:r>
          </w:p>
          <w:p w14:paraId="643318EB" w14:textId="77777777" w:rsidR="000E7B3A" w:rsidRDefault="000E7B3A" w:rsidP="000E7B3A">
            <w:pPr>
              <w:pStyle w:val="ListParagraph"/>
              <w:spacing w:line="252" w:lineRule="auto"/>
              <w:ind w:left="0"/>
              <w:rPr>
                <w:rFonts w:eastAsia="Times New Roman"/>
                <w:b/>
              </w:rPr>
            </w:pPr>
          </w:p>
          <w:p w14:paraId="78446C24" w14:textId="62A161D5"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73F5A865" w14:textId="77777777" w:rsidR="000E7B3A" w:rsidRP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20"/>
                <w:szCs w:val="20"/>
              </w:rPr>
            </w:pPr>
            <w:r w:rsidRPr="000E7B3A">
              <w:rPr>
                <w:rFonts w:ascii="Courier New" w:eastAsia="Times New Roman" w:hAnsi="Courier New" w:cs="Courier New"/>
                <w:color w:val="000000"/>
                <w:sz w:val="20"/>
                <w:szCs w:val="20"/>
              </w:rPr>
              <w:t>$Credential = Get-Credential</w:t>
            </w:r>
          </w:p>
          <w:p w14:paraId="4F6EBAA9" w14:textId="174FE8D5"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rPr>
            </w:pPr>
            <w:r w:rsidRPr="000E7B3A">
              <w:rPr>
                <w:rFonts w:ascii="Courier New" w:eastAsia="Times New Roman" w:hAnsi="Courier New" w:cs="Courier New"/>
                <w:color w:val="000000"/>
                <w:sz w:val="20"/>
                <w:szCs w:val="20"/>
              </w:rPr>
              <w:t>Connect-AzureAD -Credential $Credential</w:t>
            </w:r>
          </w:p>
        </w:tc>
      </w:tr>
      <w:tr w:rsidR="005C49EE" w14:paraId="47C6E1EB" w14:textId="77777777" w:rsidTr="005C49EE">
        <w:tc>
          <w:tcPr>
            <w:tcW w:w="1710" w:type="dxa"/>
          </w:tcPr>
          <w:p w14:paraId="60B8A59F" w14:textId="662B5C62" w:rsidR="005C49EE" w:rsidRDefault="005C49EE" w:rsidP="00234869">
            <w:pPr>
              <w:pStyle w:val="ListParagraph"/>
              <w:spacing w:line="252" w:lineRule="auto"/>
              <w:ind w:left="0"/>
              <w:rPr>
                <w:rFonts w:eastAsia="Times New Roman"/>
              </w:rPr>
            </w:pPr>
            <w:r w:rsidRPr="005C49EE">
              <w:rPr>
                <w:rFonts w:eastAsia="Times New Roman"/>
              </w:rPr>
              <w:t>Enable</w:t>
            </w:r>
            <w:r>
              <w:rPr>
                <w:rFonts w:eastAsia="Times New Roman"/>
              </w:rPr>
              <w:t xml:space="preserve"> </w:t>
            </w:r>
            <w:r w:rsidRPr="005C49EE">
              <w:rPr>
                <w:rFonts w:eastAsia="Times New Roman"/>
              </w:rPr>
              <w:t>AzureRM</w:t>
            </w:r>
            <w:r>
              <w:rPr>
                <w:rFonts w:eastAsia="Times New Roman"/>
              </w:rPr>
              <w:t xml:space="preserve">  </w:t>
            </w:r>
            <w:r w:rsidRPr="005C49EE">
              <w:rPr>
                <w:rFonts w:eastAsia="Times New Roman"/>
              </w:rPr>
              <w:t>Diagnostics</w:t>
            </w:r>
          </w:p>
        </w:tc>
        <w:tc>
          <w:tcPr>
            <w:tcW w:w="5400" w:type="dxa"/>
          </w:tcPr>
          <w:p w14:paraId="26B6A439" w14:textId="521C7CD4" w:rsidR="005C49EE" w:rsidRDefault="00580B25" w:rsidP="00234869">
            <w:pPr>
              <w:pStyle w:val="ListParagraph"/>
              <w:spacing w:line="252" w:lineRule="auto"/>
              <w:ind w:left="0"/>
              <w:rPr>
                <w:rFonts w:eastAsia="Times New Roman"/>
              </w:rPr>
            </w:pPr>
            <w:hyperlink r:id="rId20" w:history="1">
              <w:r w:rsidR="005C49EE" w:rsidRPr="00285FAC">
                <w:rPr>
                  <w:rStyle w:val="Hyperlink"/>
                  <w:rFonts w:eastAsia="Times New Roman"/>
                </w:rPr>
                <w:t>https://www.powershellgallery.com/packages/Enable-AzureRMDiagnostics/1.3/DisplayScript</w:t>
              </w:r>
            </w:hyperlink>
            <w:r w:rsidR="005C49EE">
              <w:rPr>
                <w:rFonts w:eastAsia="Times New Roman"/>
              </w:rPr>
              <w:t xml:space="preserve"> </w:t>
            </w:r>
          </w:p>
        </w:tc>
      </w:tr>
      <w:tr w:rsidR="005C49EE" w14:paraId="7B68CD53" w14:textId="77777777" w:rsidTr="005C49EE">
        <w:tc>
          <w:tcPr>
            <w:tcW w:w="1710" w:type="dxa"/>
          </w:tcPr>
          <w:p w14:paraId="4A459D93" w14:textId="65D97B94" w:rsidR="005C49EE" w:rsidRDefault="005C49EE" w:rsidP="00234869">
            <w:pPr>
              <w:pStyle w:val="ListParagraph"/>
              <w:spacing w:line="252" w:lineRule="auto"/>
              <w:ind w:left="0"/>
              <w:rPr>
                <w:rFonts w:ascii="Lucida Console" w:hAnsi="Lucida Console" w:cs="Lucida Console"/>
                <w:color w:val="8A2BE2"/>
                <w:sz w:val="18"/>
                <w:szCs w:val="18"/>
              </w:rPr>
            </w:pPr>
            <w:r w:rsidRPr="005C49EE">
              <w:rPr>
                <w:rFonts w:eastAsia="Times New Roman"/>
              </w:rPr>
              <w:t>Azure</w:t>
            </w:r>
            <w:r>
              <w:rPr>
                <w:rFonts w:eastAsia="Times New Roman"/>
              </w:rPr>
              <w:t xml:space="preserve"> </w:t>
            </w:r>
            <w:r w:rsidRPr="005C49EE">
              <w:rPr>
                <w:rFonts w:eastAsia="Times New Roman"/>
              </w:rPr>
              <w:t>Diagnostics</w:t>
            </w:r>
            <w:r>
              <w:rPr>
                <w:rFonts w:eastAsia="Times New Roman"/>
              </w:rPr>
              <w:t xml:space="preserve"> </w:t>
            </w:r>
            <w:r w:rsidRPr="005C49EE">
              <w:rPr>
                <w:rFonts w:eastAsia="Times New Roman"/>
              </w:rPr>
              <w:t>And</w:t>
            </w:r>
            <w:r>
              <w:rPr>
                <w:rFonts w:eastAsia="Times New Roman"/>
              </w:rPr>
              <w:t xml:space="preserve"> </w:t>
            </w:r>
            <w:r w:rsidRPr="005C49EE">
              <w:rPr>
                <w:rFonts w:eastAsia="Times New Roman"/>
              </w:rPr>
              <w:t>LogAnalytics</w:t>
            </w:r>
          </w:p>
        </w:tc>
        <w:tc>
          <w:tcPr>
            <w:tcW w:w="5400" w:type="dxa"/>
          </w:tcPr>
          <w:p w14:paraId="6BBAE179" w14:textId="56B44A6F" w:rsidR="005C49EE" w:rsidRDefault="00580B25" w:rsidP="00234869">
            <w:pPr>
              <w:pStyle w:val="ListParagraph"/>
              <w:spacing w:line="252" w:lineRule="auto"/>
              <w:ind w:left="0"/>
              <w:rPr>
                <w:rFonts w:eastAsia="Times New Roman"/>
              </w:rPr>
            </w:pPr>
            <w:hyperlink r:id="rId21" w:history="1">
              <w:r w:rsidR="005C49EE" w:rsidRPr="00285FAC">
                <w:rPr>
                  <w:rStyle w:val="Hyperlink"/>
                  <w:rFonts w:eastAsia="Times New Roman"/>
                </w:rPr>
                <w:t>https://www.powershellgallery.com/packages/AzureDiagnosticsAndLogAnalytics/0.1</w:t>
              </w:r>
            </w:hyperlink>
            <w:r w:rsidR="005C49EE">
              <w:rPr>
                <w:rFonts w:eastAsia="Times New Roman"/>
              </w:rPr>
              <w:t xml:space="preserve"> </w:t>
            </w:r>
          </w:p>
        </w:tc>
      </w:tr>
      <w:tr w:rsidR="005C49EE" w14:paraId="019BF0DF" w14:textId="77777777" w:rsidTr="005C49EE">
        <w:tc>
          <w:tcPr>
            <w:tcW w:w="1710" w:type="dxa"/>
          </w:tcPr>
          <w:p w14:paraId="369AD91A" w14:textId="2116D228" w:rsidR="005C49EE" w:rsidRDefault="005C49EE" w:rsidP="00234869">
            <w:pPr>
              <w:pStyle w:val="ListParagraph"/>
              <w:spacing w:line="252" w:lineRule="auto"/>
              <w:ind w:left="0"/>
              <w:rPr>
                <w:rFonts w:eastAsia="Times New Roman"/>
              </w:rPr>
            </w:pPr>
            <w:r>
              <w:rPr>
                <w:rFonts w:eastAsia="Times New Roman"/>
              </w:rPr>
              <w:t>SQL Server Powershell</w:t>
            </w:r>
          </w:p>
        </w:tc>
        <w:tc>
          <w:tcPr>
            <w:tcW w:w="5400" w:type="dxa"/>
          </w:tcPr>
          <w:p w14:paraId="3FE2CCAB" w14:textId="77777777" w:rsidR="005C49EE" w:rsidRDefault="00580B25" w:rsidP="00234869">
            <w:pPr>
              <w:pStyle w:val="ListParagraph"/>
              <w:spacing w:line="252" w:lineRule="auto"/>
              <w:ind w:left="0"/>
              <w:rPr>
                <w:rFonts w:eastAsia="Times New Roman"/>
              </w:rPr>
            </w:pPr>
            <w:hyperlink r:id="rId22" w:anchor="Installing SQL Server PowerShell Support" w:history="1">
              <w:r w:rsidR="005C49EE" w:rsidRPr="005C49EE">
                <w:rPr>
                  <w:rStyle w:val="Hyperlink"/>
                  <w:rFonts w:eastAsia="Times New Roman"/>
                </w:rPr>
                <w:t>https://msdn.microsoft.com/en-us/library/hh231683.aspx?f=255&amp;MSPPError=-2147217396#Installing SQL Server PowerShell Support</w:t>
              </w:r>
            </w:hyperlink>
            <w:r w:rsidR="005C49EE">
              <w:rPr>
                <w:rFonts w:eastAsia="Times New Roman"/>
              </w:rPr>
              <w:t xml:space="preserve"> </w:t>
            </w:r>
          </w:p>
          <w:p w14:paraId="79B92817" w14:textId="373E500B" w:rsidR="000E7B3A" w:rsidRDefault="000E7B3A" w:rsidP="00234869">
            <w:pPr>
              <w:pStyle w:val="ListParagraph"/>
              <w:spacing w:line="252" w:lineRule="auto"/>
              <w:ind w:left="0"/>
              <w:rPr>
                <w:rFonts w:eastAsia="Times New Roman"/>
              </w:rPr>
            </w:pPr>
          </w:p>
          <w:p w14:paraId="2384E1BE"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24476C31" w14:textId="77777777" w:rsidR="000E7B3A" w:rsidRDefault="000E7B3A" w:rsidP="000E7B3A">
            <w:pPr>
              <w:pStyle w:val="HTMLPreformatted"/>
              <w:ind w:left="720"/>
              <w:rPr>
                <w:color w:val="000000"/>
              </w:rPr>
            </w:pPr>
            <w:r>
              <w:rPr>
                <w:color w:val="000000"/>
              </w:rPr>
              <w:t>Get</w:t>
            </w:r>
            <w:r>
              <w:rPr>
                <w:color w:val="808080"/>
              </w:rPr>
              <w:t>-</w:t>
            </w:r>
            <w:r>
              <w:rPr>
                <w:color w:val="000000"/>
              </w:rPr>
              <w:t xml:space="preserve">Module </w:t>
            </w:r>
            <w:r>
              <w:rPr>
                <w:color w:val="808080"/>
              </w:rPr>
              <w:t>-</w:t>
            </w:r>
            <w:r>
              <w:rPr>
                <w:color w:val="000000"/>
              </w:rPr>
              <w:t xml:space="preserve">ListAvailable </w:t>
            </w:r>
            <w:r>
              <w:rPr>
                <w:color w:val="808080"/>
              </w:rPr>
              <w:t>-</w:t>
            </w:r>
            <w:r>
              <w:rPr>
                <w:color w:val="000000"/>
              </w:rPr>
              <w:t>Name Sqlps;</w:t>
            </w:r>
          </w:p>
          <w:p w14:paraId="6D877B8E" w14:textId="7AD28805" w:rsidR="000E7B3A" w:rsidRDefault="000E7B3A" w:rsidP="00234869">
            <w:pPr>
              <w:pStyle w:val="ListParagraph"/>
              <w:spacing w:line="252" w:lineRule="auto"/>
              <w:ind w:left="0"/>
              <w:rPr>
                <w:rFonts w:eastAsia="Times New Roman"/>
              </w:rPr>
            </w:pPr>
          </w:p>
        </w:tc>
      </w:tr>
    </w:tbl>
    <w:p w14:paraId="48A787F3" w14:textId="77777777" w:rsidR="005C49EE" w:rsidRDefault="005C49EE" w:rsidP="00234869">
      <w:pPr>
        <w:pStyle w:val="ListParagraph"/>
        <w:spacing w:after="0" w:line="252" w:lineRule="auto"/>
        <w:ind w:left="360"/>
        <w:rPr>
          <w:rFonts w:eastAsia="Times New Roman"/>
        </w:rPr>
      </w:pPr>
    </w:p>
    <w:p w14:paraId="4762DBE2" w14:textId="196E5234" w:rsidR="000E67F0" w:rsidRDefault="000E67F0" w:rsidP="000E67F0">
      <w:r>
        <w:tab/>
      </w:r>
    </w:p>
    <w:p w14:paraId="73076460" w14:textId="306051A6" w:rsidR="00565EF2" w:rsidRPr="00767591" w:rsidRDefault="00EB7D36" w:rsidP="00547B12">
      <w:pPr>
        <w:pStyle w:val="Heading2"/>
      </w:pPr>
      <w:bookmarkStart w:id="50" w:name="_Toc475042512"/>
      <w:r w:rsidRPr="00767591">
        <w:t>Pre</w:t>
      </w:r>
      <w:r w:rsidR="00F97918" w:rsidRPr="00767591">
        <w:t>-</w:t>
      </w:r>
      <w:r w:rsidR="00DA00D1">
        <w:t xml:space="preserve">ARM template </w:t>
      </w:r>
      <w:r w:rsidRPr="00767591">
        <w:t xml:space="preserve">deployment </w:t>
      </w:r>
      <w:bookmarkEnd w:id="50"/>
    </w:p>
    <w:p w14:paraId="718D246E" w14:textId="1DB423D0" w:rsidR="00DA00D1" w:rsidRDefault="00DA00D1" w:rsidP="000E67F0">
      <w:pPr>
        <w:rPr>
          <w:rFonts w:ascii="Segoe UI" w:hAnsi="Segoe UI" w:cs="Segoe UI"/>
        </w:rPr>
      </w:pPr>
      <w:r>
        <w:rPr>
          <w:rFonts w:ascii="Segoe UI" w:hAnsi="Segoe UI" w:cs="Segoe UI"/>
        </w:rPr>
        <w:t xml:space="preserve">The script called </w:t>
      </w:r>
      <w:r w:rsidRPr="00580B25">
        <w:rPr>
          <w:rFonts w:ascii="Lucida Console" w:hAnsi="Lucida Console" w:cs="Lucida Console"/>
          <w:color w:val="0000FF"/>
          <w:sz w:val="18"/>
          <w:szCs w:val="18"/>
        </w:rPr>
        <w:t>pre-deployment.ps1</w:t>
      </w:r>
      <w:r>
        <w:rPr>
          <w:rFonts w:ascii="Segoe UI" w:hAnsi="Segoe UI" w:cs="Segoe UI"/>
        </w:rPr>
        <w:t xml:space="preserve"> provides the setup and configuration of user, and other framework elements. The following steps are required to run the script. Note that </w:t>
      </w:r>
      <w:r w:rsidR="000E67F0" w:rsidRPr="00F75149">
        <w:rPr>
          <w:rFonts w:ascii="Segoe UI" w:hAnsi="Segoe UI" w:cs="Segoe UI"/>
        </w:rPr>
        <w:t xml:space="preserve"> that </w:t>
      </w:r>
      <w:r w:rsidR="00F75149" w:rsidRPr="00F75149">
        <w:rPr>
          <w:rFonts w:ascii="Segoe UI" w:hAnsi="Segoe UI" w:cs="Segoe UI"/>
        </w:rPr>
        <w:t>the scripts</w:t>
      </w:r>
      <w:r>
        <w:rPr>
          <w:rFonts w:ascii="Segoe UI" w:hAnsi="Segoe UI" w:cs="Segoe UI"/>
        </w:rPr>
        <w:t xml:space="preserve"> must complete</w:t>
      </w:r>
      <w:r w:rsidR="00F75149" w:rsidRPr="00F75149">
        <w:rPr>
          <w:rFonts w:ascii="Segoe UI" w:hAnsi="Segoe UI" w:cs="Segoe UI"/>
        </w:rPr>
        <w:t xml:space="preserve"> without errors.</w:t>
      </w:r>
      <w:r>
        <w:rPr>
          <w:rFonts w:ascii="Segoe UI" w:hAnsi="Segoe UI" w:cs="Segoe UI"/>
        </w:rPr>
        <w:t xml:space="preserve"> Before the ARM template can be deployed successfully.</w:t>
      </w:r>
    </w:p>
    <w:p w14:paraId="1A0407EB" w14:textId="77777777" w:rsidR="00DA00D1" w:rsidRDefault="00DA00D1" w:rsidP="00580B25">
      <w:pPr>
        <w:rPr>
          <w:rFonts w:ascii="Segoe UI" w:hAnsi="Segoe UI" w:cs="Segoe UI"/>
        </w:rPr>
      </w:pPr>
    </w:p>
    <w:p w14:paraId="20347F37" w14:textId="78733293" w:rsidR="001A79BC" w:rsidRPr="00580B25" w:rsidRDefault="00F75149" w:rsidP="00580B25">
      <w:pPr>
        <w:rPr>
          <w:rFonts w:ascii="Segoe UI" w:hAnsi="Segoe UI" w:cs="Segoe UI"/>
          <w:i/>
        </w:rPr>
      </w:pPr>
      <w:r w:rsidRPr="00580B25">
        <w:rPr>
          <w:rFonts w:ascii="Segoe UI" w:hAnsi="Segoe UI" w:cs="Segoe UI"/>
          <w:color w:val="222222"/>
        </w:rPr>
        <w:t xml:space="preserve">Using the </w:t>
      </w:r>
      <w:hyperlink r:id="rId23" w:history="1">
        <w:r w:rsidRPr="00580B25">
          <w:rPr>
            <w:rStyle w:val="Hyperlink"/>
            <w:rFonts w:ascii="Segoe UI" w:hAnsi="Segoe UI" w:cs="Segoe UI"/>
          </w:rPr>
          <w:t>Azure portal</w:t>
        </w:r>
      </w:hyperlink>
      <w:r w:rsidRPr="00580B25">
        <w:rPr>
          <w:rFonts w:ascii="Segoe UI" w:hAnsi="Segoe UI" w:cs="Segoe UI"/>
          <w:color w:val="222222"/>
        </w:rPr>
        <w:t xml:space="preserve"> with an account that is a member of the </w:t>
      </w:r>
      <w:hyperlink r:id="rId24" w:anchor="global-administrator" w:history="1">
        <w:r w:rsidRPr="00580B25">
          <w:rPr>
            <w:rStyle w:val="Hyperlink"/>
            <w:rFonts w:ascii="Segoe UI" w:hAnsi="Segoe UI" w:cs="Segoe UI"/>
          </w:rPr>
          <w:t>Subscription Admins role and co-administrator of the subscription</w:t>
        </w:r>
      </w:hyperlink>
      <w:r w:rsidRPr="00580B25">
        <w:rPr>
          <w:rFonts w:ascii="Segoe UI" w:hAnsi="Segoe UI" w:cs="Segoe UI"/>
          <w:color w:val="222222"/>
        </w:rPr>
        <w:t>.</w:t>
      </w:r>
      <w:r w:rsidRPr="00580B25">
        <w:rPr>
          <w:rFonts w:ascii="Segoe UI" w:hAnsi="Segoe UI" w:cs="Segoe UI"/>
        </w:rPr>
        <w:t xml:space="preserve">  </w:t>
      </w:r>
    </w:p>
    <w:p w14:paraId="55EFF010" w14:textId="7E521FE5" w:rsidR="0011255E" w:rsidRPr="00580B25" w:rsidRDefault="0011255E" w:rsidP="00C657F9">
      <w:pPr>
        <w:pStyle w:val="ListParagraph"/>
        <w:numPr>
          <w:ilvl w:val="1"/>
          <w:numId w:val="9"/>
        </w:numPr>
        <w:rPr>
          <w:rFonts w:ascii="Segoe UI" w:hAnsi="Segoe UI" w:cs="Segoe UI"/>
          <w:i/>
        </w:rPr>
      </w:pPr>
      <w:r>
        <w:rPr>
          <w:rFonts w:ascii="Segoe UI" w:hAnsi="Segoe UI" w:cs="Segoe UI"/>
        </w:rPr>
        <w:t xml:space="preserve">Set up a your resource group, </w:t>
      </w:r>
    </w:p>
    <w:p w14:paraId="0B36C9FB" w14:textId="73669546" w:rsidR="0011255E" w:rsidRDefault="0011255E" w:rsidP="00580B25">
      <w:pPr>
        <w:pStyle w:val="ListParagraph"/>
        <w:numPr>
          <w:ilvl w:val="2"/>
          <w:numId w:val="9"/>
        </w:numPr>
        <w:rPr>
          <w:rFonts w:ascii="Segoe UI" w:hAnsi="Segoe UI" w:cs="Segoe UI"/>
          <w:i/>
        </w:rPr>
      </w:pPr>
      <w:r>
        <w:rPr>
          <w:rFonts w:ascii="Segoe UI" w:hAnsi="Segoe UI" w:cs="Segoe UI"/>
        </w:rPr>
        <w:t>In a your PowerShell IDE execute the following example, replacing the name with the same name outlined in section 3.2.1</w:t>
      </w:r>
    </w:p>
    <w:p w14:paraId="5FE5CE6D" w14:textId="3A55AF61" w:rsidR="00162C75" w:rsidRPr="00580B25" w:rsidRDefault="00162C75" w:rsidP="00580B25">
      <w:pPr>
        <w:pStyle w:val="ListParagraph"/>
        <w:ind w:left="2160" w:firstLine="720"/>
        <w:rPr>
          <w:rFonts w:ascii="Lucida Console" w:hAnsi="Lucida Console" w:cs="Lucida Console"/>
          <w:color w:val="0000FF"/>
          <w:sz w:val="18"/>
          <w:szCs w:val="18"/>
        </w:rPr>
      </w:pPr>
      <w:r w:rsidRPr="00580B25">
        <w:rPr>
          <w:rFonts w:ascii="Lucida Console" w:hAnsi="Lucida Console" w:cs="Lucida Console"/>
          <w:color w:val="0000FF"/>
          <w:sz w:val="18"/>
          <w:szCs w:val="18"/>
        </w:rPr>
        <w:t>New-AzureRmResourceGroup -Name Contosoclinic -Location "East US"</w:t>
      </w:r>
    </w:p>
    <w:p w14:paraId="3AA054AC" w14:textId="76682C0F" w:rsidR="00E13F98" w:rsidRPr="00580B25" w:rsidRDefault="00E13F98" w:rsidP="00C657F9">
      <w:pPr>
        <w:pStyle w:val="ListParagraph"/>
        <w:numPr>
          <w:ilvl w:val="1"/>
          <w:numId w:val="9"/>
        </w:numPr>
        <w:rPr>
          <w:rFonts w:ascii="Segoe UI" w:hAnsi="Segoe UI" w:cs="Segoe UI"/>
          <w:i/>
        </w:rPr>
      </w:pPr>
      <w:r w:rsidRPr="00E84F44">
        <w:rPr>
          <w:rFonts w:ascii="Segoe UI" w:hAnsi="Segoe UI" w:cs="Segoe UI"/>
        </w:rPr>
        <w:t xml:space="preserve">Follow the steps to create a </w:t>
      </w:r>
      <w:hyperlink r:id="rId25" w:history="1">
        <w:r w:rsidRPr="00DA00D1">
          <w:rPr>
            <w:rStyle w:val="Hyperlink"/>
            <w:rFonts w:ascii="Segoe UI" w:hAnsi="Segoe UI" w:cs="Segoe UI"/>
          </w:rPr>
          <w:t>Run As service principal</w:t>
        </w:r>
      </w:hyperlink>
      <w:r>
        <w:rPr>
          <w:rFonts w:ascii="Segoe UI" w:hAnsi="Segoe UI" w:cs="Segoe UI"/>
          <w:color w:val="333333"/>
          <w:sz w:val="24"/>
          <w:szCs w:val="24"/>
        </w:rPr>
        <w:t xml:space="preserve"> in this example.</w:t>
      </w:r>
    </w:p>
    <w:p w14:paraId="6520BD3A" w14:textId="2EF785FF" w:rsidR="00F75149" w:rsidRPr="00E13F98" w:rsidRDefault="00F75149" w:rsidP="00E477A2">
      <w:pPr>
        <w:pStyle w:val="ListParagraph"/>
        <w:numPr>
          <w:ilvl w:val="1"/>
          <w:numId w:val="9"/>
        </w:numPr>
        <w:rPr>
          <w:rFonts w:ascii="Segoe UI" w:hAnsi="Segoe UI" w:cs="Segoe UI"/>
          <w:i/>
        </w:rPr>
      </w:pPr>
      <w:r w:rsidRPr="00E13F98">
        <w:rPr>
          <w:rFonts w:ascii="Segoe UI" w:hAnsi="Segoe UI" w:cs="Segoe UI"/>
          <w:i/>
          <w:color w:val="222222"/>
        </w:rPr>
        <w:t>Do not proceed without verifying you Run as service was successful deployed</w:t>
      </w:r>
      <w:r w:rsidR="00E13F98" w:rsidRPr="00E13F98">
        <w:rPr>
          <w:rFonts w:ascii="Segoe UI" w:hAnsi="Segoe UI" w:cs="Segoe UI"/>
          <w:i/>
          <w:color w:val="222222"/>
        </w:rPr>
        <w:t xml:space="preserve"> by </w:t>
      </w:r>
      <w:r w:rsidR="00E13F98">
        <w:rPr>
          <w:rFonts w:cstheme="minorHAnsi"/>
          <w:i/>
          <w:color w:val="333333"/>
          <w:sz w:val="24"/>
          <w:szCs w:val="24"/>
        </w:rPr>
        <w:t>running the r</w:t>
      </w:r>
      <w:r w:rsidRPr="00E13F98">
        <w:rPr>
          <w:rFonts w:cstheme="minorHAnsi"/>
          <w:i/>
          <w:color w:val="333333"/>
          <w:sz w:val="24"/>
          <w:szCs w:val="24"/>
        </w:rPr>
        <w:t>unbook</w:t>
      </w:r>
      <w:r w:rsidR="00E13F98">
        <w:rPr>
          <w:rFonts w:cstheme="minorHAnsi"/>
          <w:i/>
          <w:color w:val="333333"/>
          <w:sz w:val="24"/>
          <w:szCs w:val="24"/>
        </w:rPr>
        <w:t xml:space="preserve"> examples in the previous step</w:t>
      </w:r>
      <w:r w:rsidRPr="00E13F98">
        <w:rPr>
          <w:rFonts w:cstheme="minorHAnsi"/>
          <w:i/>
          <w:color w:val="333333"/>
          <w:sz w:val="24"/>
          <w:szCs w:val="24"/>
        </w:rPr>
        <w:t xml:space="preserve"> </w:t>
      </w:r>
      <w:r w:rsidR="00E13F98">
        <w:rPr>
          <w:rFonts w:cstheme="minorHAnsi"/>
          <w:i/>
          <w:color w:val="333333"/>
          <w:sz w:val="24"/>
          <w:szCs w:val="24"/>
        </w:rPr>
        <w:t xml:space="preserve">called </w:t>
      </w:r>
      <w:r w:rsidRPr="00E13F98">
        <w:rPr>
          <w:rFonts w:cstheme="minorHAnsi"/>
          <w:i/>
          <w:color w:val="333333"/>
          <w:sz w:val="24"/>
          <w:szCs w:val="24"/>
        </w:rPr>
        <w:t>‘azureautomationtutorialscript’ to verify run as service</w:t>
      </w:r>
      <w:r w:rsidR="00E13F98">
        <w:rPr>
          <w:rFonts w:cstheme="minorHAnsi"/>
          <w:i/>
          <w:color w:val="333333"/>
          <w:sz w:val="24"/>
          <w:szCs w:val="24"/>
        </w:rPr>
        <w:t xml:space="preserve"> was deployed correctly</w:t>
      </w:r>
      <w:r w:rsidRPr="00E13F98">
        <w:rPr>
          <w:rFonts w:cstheme="minorHAnsi"/>
          <w:i/>
          <w:color w:val="333333"/>
          <w:sz w:val="24"/>
          <w:szCs w:val="24"/>
        </w:rPr>
        <w:t>.</w:t>
      </w:r>
      <w:r w:rsidR="00E477A2">
        <w:rPr>
          <w:rFonts w:cstheme="minorHAnsi"/>
          <w:i/>
          <w:color w:val="333333"/>
          <w:sz w:val="24"/>
          <w:szCs w:val="24"/>
        </w:rPr>
        <w:t xml:space="preserve"> </w:t>
      </w:r>
      <w:r w:rsidR="00E477A2" w:rsidRPr="00E477A2">
        <w:rPr>
          <w:rFonts w:cstheme="minorHAnsi"/>
          <w:i/>
          <w:color w:val="333333"/>
          <w:sz w:val="24"/>
          <w:szCs w:val="24"/>
        </w:rPr>
        <w:t xml:space="preserve">Creation of Service Principal has a </w:t>
      </w:r>
      <w:r w:rsidR="00E477A2" w:rsidRPr="00580B25">
        <w:rPr>
          <w:rFonts w:cstheme="minorHAnsi"/>
          <w:b/>
          <w:i/>
          <w:color w:val="333333"/>
          <w:sz w:val="24"/>
          <w:szCs w:val="24"/>
        </w:rPr>
        <w:t>propensity to fail randomly</w:t>
      </w:r>
      <w:r w:rsidR="00E477A2" w:rsidRPr="00E477A2">
        <w:rPr>
          <w:rFonts w:cstheme="minorHAnsi"/>
          <w:i/>
          <w:color w:val="333333"/>
          <w:sz w:val="24"/>
          <w:szCs w:val="24"/>
        </w:rPr>
        <w:t xml:space="preserve">. A basic verification whether it was successfully created is </w:t>
      </w:r>
      <w:r w:rsidR="00E477A2" w:rsidRPr="00580B25">
        <w:rPr>
          <w:rFonts w:cstheme="minorHAnsi"/>
          <w:b/>
          <w:i/>
          <w:color w:val="333333"/>
          <w:sz w:val="24"/>
          <w:szCs w:val="24"/>
        </w:rPr>
        <w:t>mandatory</w:t>
      </w:r>
      <w:r w:rsidR="00E477A2" w:rsidRPr="00E477A2">
        <w:rPr>
          <w:rFonts w:cstheme="minorHAnsi"/>
          <w:i/>
          <w:color w:val="333333"/>
          <w:sz w:val="24"/>
          <w:szCs w:val="24"/>
        </w:rPr>
        <w:t>.</w:t>
      </w:r>
    </w:p>
    <w:p w14:paraId="40B8181B" w14:textId="68DC5F3A" w:rsidR="001B0B00" w:rsidRDefault="00F75149" w:rsidP="00F75149">
      <w:pPr>
        <w:ind w:left="1440"/>
        <w:rPr>
          <w:rFonts w:cstheme="minorHAnsi"/>
          <w:color w:val="333333"/>
          <w:sz w:val="24"/>
          <w:szCs w:val="24"/>
        </w:rPr>
      </w:pPr>
      <w:r>
        <w:rPr>
          <w:rFonts w:cstheme="minorHAnsi"/>
          <w:color w:val="333333"/>
          <w:sz w:val="24"/>
          <w:szCs w:val="24"/>
        </w:rPr>
        <w:t xml:space="preserve">At this point </w:t>
      </w:r>
      <w:r w:rsidR="00E477A2">
        <w:rPr>
          <w:rFonts w:cstheme="minorHAnsi"/>
          <w:color w:val="333333"/>
          <w:sz w:val="24"/>
          <w:szCs w:val="24"/>
        </w:rPr>
        <w:t>you will have the following items created</w:t>
      </w:r>
      <w:r>
        <w:rPr>
          <w:rFonts w:cstheme="minorHAnsi"/>
          <w:color w:val="333333"/>
          <w:sz w:val="24"/>
          <w:szCs w:val="24"/>
        </w:rPr>
        <w:t>:</w:t>
      </w:r>
    </w:p>
    <w:p w14:paraId="0521F304" w14:textId="0E99BEF2" w:rsidR="001B0B00" w:rsidRDefault="00F971DA" w:rsidP="00580B25">
      <w:pPr>
        <w:spacing w:after="0"/>
        <w:rPr>
          <w:rFonts w:cstheme="minorHAnsi"/>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r>
      <w:r w:rsidR="001B0B00">
        <w:rPr>
          <w:rFonts w:cstheme="minorHAnsi"/>
          <w:color w:val="333333"/>
          <w:sz w:val="24"/>
          <w:szCs w:val="24"/>
        </w:rPr>
        <w:t xml:space="preserve">Name of Automation </w:t>
      </w:r>
      <w:r w:rsidR="00F75149">
        <w:rPr>
          <w:rFonts w:cstheme="minorHAnsi"/>
          <w:color w:val="333333"/>
          <w:sz w:val="24"/>
          <w:szCs w:val="24"/>
        </w:rPr>
        <w:t xml:space="preserve"> eg - </w:t>
      </w:r>
      <w:r w:rsidR="00F75149" w:rsidRPr="00F75149">
        <w:rPr>
          <w:rFonts w:cstheme="minorHAnsi"/>
          <w:b/>
          <w:color w:val="333333"/>
          <w:sz w:val="24"/>
          <w:szCs w:val="24"/>
        </w:rPr>
        <w:t>Contoso</w:t>
      </w:r>
      <w:r w:rsidR="00E477A2">
        <w:rPr>
          <w:rFonts w:cstheme="minorHAnsi"/>
          <w:b/>
          <w:color w:val="333333"/>
          <w:sz w:val="24"/>
          <w:szCs w:val="24"/>
        </w:rPr>
        <w:t>clinic</w:t>
      </w:r>
      <w:r w:rsidR="00F75149" w:rsidRPr="00F75149">
        <w:rPr>
          <w:rFonts w:cstheme="minorHAnsi"/>
          <w:b/>
          <w:color w:val="333333"/>
          <w:sz w:val="24"/>
          <w:szCs w:val="24"/>
        </w:rPr>
        <w:t>-Automation</w:t>
      </w:r>
    </w:p>
    <w:p w14:paraId="73EB3ED1" w14:textId="7CDEBC3A" w:rsidR="00F75149" w:rsidRDefault="00F75149" w:rsidP="00580B25">
      <w:pPr>
        <w:spacing w:after="0"/>
        <w:rPr>
          <w:rFonts w:cstheme="minorHAnsi"/>
          <w:b/>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t xml:space="preserve">Resource group you added eg – </w:t>
      </w:r>
      <w:r w:rsidRPr="00F75149">
        <w:rPr>
          <w:rFonts w:cstheme="minorHAnsi"/>
          <w:b/>
          <w:color w:val="333333"/>
          <w:sz w:val="24"/>
          <w:szCs w:val="24"/>
        </w:rPr>
        <w:t>Contoso</w:t>
      </w:r>
      <w:r w:rsidR="00E477A2">
        <w:rPr>
          <w:rFonts w:cstheme="minorHAnsi"/>
          <w:b/>
          <w:color w:val="333333"/>
          <w:sz w:val="24"/>
          <w:szCs w:val="24"/>
        </w:rPr>
        <w:t>clinic</w:t>
      </w:r>
    </w:p>
    <w:p w14:paraId="79B38B8E" w14:textId="77777777" w:rsidR="00E13F98" w:rsidRDefault="00E13F98" w:rsidP="00580B25">
      <w:pPr>
        <w:spacing w:after="0"/>
        <w:rPr>
          <w:rFonts w:cstheme="minorHAnsi"/>
          <w:b/>
          <w:color w:val="333333"/>
          <w:sz w:val="24"/>
          <w:szCs w:val="24"/>
        </w:rPr>
      </w:pPr>
    </w:p>
    <w:p w14:paraId="1DE637E1" w14:textId="617F3E04" w:rsidR="00DA00D1" w:rsidRPr="00866EF5" w:rsidRDefault="00DA00D1" w:rsidP="00580B25">
      <w:pPr>
        <w:spacing w:after="0"/>
        <w:rPr>
          <w:rFonts w:ascii="Segoe UI" w:hAnsi="Segoe UI" w:cs="Segoe UI"/>
        </w:rPr>
      </w:pPr>
      <w:r>
        <w:rPr>
          <w:rFonts w:ascii="Segoe UI" w:hAnsi="Segoe UI" w:cs="Segoe UI"/>
        </w:rPr>
        <w:t>In your</w:t>
      </w:r>
      <w:r w:rsidRPr="00F75149">
        <w:rPr>
          <w:rFonts w:ascii="Segoe UI" w:hAnsi="Segoe UI" w:cs="Segoe UI"/>
        </w:rPr>
        <w:t xml:space="preserve"> PowerShell IDE execute the following commands</w:t>
      </w:r>
      <w:r w:rsidR="00E13F98">
        <w:rPr>
          <w:rFonts w:ascii="Segoe UI" w:hAnsi="Segoe UI" w:cs="Segoe UI"/>
        </w:rPr>
        <w:t xml:space="preserve"> (as done in the client side verification):</w:t>
      </w:r>
    </w:p>
    <w:p w14:paraId="697B13E4" w14:textId="3FF1A9EC" w:rsidR="00866EF5" w:rsidRPr="00580B25" w:rsidRDefault="00866EF5" w:rsidP="00580B25">
      <w:pPr>
        <w:spacing w:after="0"/>
        <w:rPr>
          <w:rFonts w:ascii="Segoe UI" w:hAnsi="Segoe UI" w:cs="Segoe UI"/>
          <w:i/>
        </w:rPr>
      </w:pPr>
    </w:p>
    <w:p w14:paraId="35109B3A" w14:textId="5363EDBE" w:rsidR="00866EF5" w:rsidRPr="00580B25" w:rsidRDefault="00866EF5" w:rsidP="00580B25">
      <w:pPr>
        <w:pStyle w:val="ListParagraph"/>
        <w:numPr>
          <w:ilvl w:val="0"/>
          <w:numId w:val="26"/>
        </w:numPr>
        <w:spacing w:after="0"/>
        <w:rPr>
          <w:rFonts w:ascii="Segoe UI" w:hAnsi="Segoe UI" w:cs="Segoe UI"/>
        </w:rPr>
      </w:pPr>
      <w:r w:rsidRPr="00580B25">
        <w:rPr>
          <w:rFonts w:ascii="Segoe UI" w:hAnsi="Segoe UI" w:cs="Segoe UI"/>
        </w:rPr>
        <w:t>Log into your azure subscription, and retrieve your subscription information</w:t>
      </w:r>
    </w:p>
    <w:p w14:paraId="255CEF69" w14:textId="77777777" w:rsidR="00DA00D1" w:rsidRDefault="00DA00D1" w:rsidP="00580B25">
      <w:pPr>
        <w:spacing w:after="0"/>
        <w:rPr>
          <w:rFonts w:cstheme="minorHAnsi"/>
          <w:b/>
          <w:color w:val="333333"/>
          <w:sz w:val="24"/>
          <w:szCs w:val="24"/>
        </w:rPr>
      </w:pPr>
    </w:p>
    <w:p w14:paraId="75D5D8B2" w14:textId="77777777" w:rsidR="00E13F98" w:rsidRPr="00580B25" w:rsidRDefault="00E13F98" w:rsidP="00580B25">
      <w:pPr>
        <w:spacing w:after="0" w:line="252" w:lineRule="auto"/>
        <w:ind w:left="144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$cred = Get-Credential</w:t>
      </w:r>
    </w:p>
    <w:p w14:paraId="27E721DF" w14:textId="58545AC3" w:rsidR="00E13F98" w:rsidRPr="00580B25" w:rsidRDefault="00E13F98" w:rsidP="00580B25">
      <w:pPr>
        <w:spacing w:after="0" w:line="252" w:lineRule="auto"/>
        <w:ind w:left="144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Login-AzureRmAccount -Credential $cred</w:t>
      </w:r>
    </w:p>
    <w:p w14:paraId="7F5212AC" w14:textId="77777777" w:rsidR="00E13F98" w:rsidRPr="00580B25" w:rsidRDefault="00E13F98" w:rsidP="0058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$Credential = Get-Credential</w:t>
      </w:r>
    </w:p>
    <w:p w14:paraId="30F96183" w14:textId="720C07C2" w:rsidR="00E13F98" w:rsidRDefault="00E13F98" w:rsidP="00580B25">
      <w:pPr>
        <w:spacing w:after="0" w:line="252" w:lineRule="auto"/>
        <w:ind w:left="144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lastRenderedPageBreak/>
        <w:t>Connect-AzureAD -Credential $Credential</w:t>
      </w:r>
    </w:p>
    <w:p w14:paraId="5292979C" w14:textId="747B1F4C" w:rsidR="00E13F98" w:rsidRPr="00580B25" w:rsidRDefault="00E13F98" w:rsidP="00580B25">
      <w:pPr>
        <w:spacing w:line="256" w:lineRule="auto"/>
        <w:ind w:left="720" w:firstLine="72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Get-AzureRmSubscription</w:t>
      </w:r>
    </w:p>
    <w:p w14:paraId="6D2CB96C" w14:textId="77777777" w:rsidR="00E13F98" w:rsidRDefault="00E13F98" w:rsidP="00580B25">
      <w:pPr>
        <w:pStyle w:val="ListParagraph"/>
        <w:spacing w:line="256" w:lineRule="auto"/>
        <w:ind w:left="1800"/>
      </w:pPr>
    </w:p>
    <w:p w14:paraId="6DDDEBFF" w14:textId="48B474F4" w:rsidR="00E13F98" w:rsidRDefault="00E13F98" w:rsidP="00580B25">
      <w:pPr>
        <w:pStyle w:val="ListParagraph"/>
        <w:spacing w:line="256" w:lineRule="auto"/>
        <w:ind w:left="1800"/>
      </w:pPr>
      <w:r>
        <w:t xml:space="preserve">Record the </w:t>
      </w:r>
      <w:r w:rsidR="00866EF5">
        <w:t>following information</w:t>
      </w:r>
      <w:r>
        <w:t xml:space="preserve">. Refer to the highlighted example. </w:t>
      </w:r>
    </w:p>
    <w:p w14:paraId="4DF7A02A" w14:textId="1F847FF3" w:rsidR="00866EF5" w:rsidRDefault="00866EF5" w:rsidP="00580B25">
      <w:pPr>
        <w:pStyle w:val="ListParagraph"/>
        <w:spacing w:line="256" w:lineRule="auto"/>
        <w:ind w:left="1800"/>
      </w:pPr>
    </w:p>
    <w:p w14:paraId="108AC8C7" w14:textId="597067B6" w:rsidR="00866EF5" w:rsidRDefault="0067069E" w:rsidP="00580B25">
      <w:pPr>
        <w:pStyle w:val="ListParagraph"/>
        <w:spacing w:after="0" w:line="256" w:lineRule="auto"/>
        <w:ind w:left="2880"/>
      </w:pPr>
      <w:r>
        <w:t>Environment</w:t>
      </w:r>
      <w:r>
        <w:tab/>
      </w:r>
      <w:r>
        <w:tab/>
      </w:r>
      <w:r w:rsidR="00866EF5">
        <w:t>: AzureCloud</w:t>
      </w:r>
    </w:p>
    <w:p w14:paraId="37452228" w14:textId="6E783A62" w:rsidR="00866EF5" w:rsidRDefault="0067069E" w:rsidP="00580B25">
      <w:pPr>
        <w:pStyle w:val="ListParagraph"/>
        <w:spacing w:after="0" w:line="256" w:lineRule="auto"/>
        <w:ind w:left="2880"/>
      </w:pPr>
      <w:r>
        <w:t>Account</w:t>
      </w:r>
      <w:r>
        <w:tab/>
      </w:r>
      <w:r>
        <w:tab/>
      </w:r>
      <w:r w:rsidR="00866EF5">
        <w:t xml:space="preserve">: </w:t>
      </w:r>
      <w:r w:rsidR="00E477A2">
        <w:rPr>
          <w:b/>
        </w:rPr>
        <w:t>admin@</w:t>
      </w:r>
      <w:r w:rsidR="00866EF5" w:rsidRPr="00580B25">
        <w:rPr>
          <w:b/>
        </w:rPr>
        <w:t>demouseroutlook.onmicrosoft.com</w:t>
      </w:r>
    </w:p>
    <w:p w14:paraId="723C2448" w14:textId="205A48D6" w:rsidR="00866EF5" w:rsidRDefault="0067069E" w:rsidP="00580B25">
      <w:pPr>
        <w:pStyle w:val="ListParagraph"/>
        <w:spacing w:after="0" w:line="256" w:lineRule="auto"/>
        <w:ind w:left="2880"/>
      </w:pPr>
      <w:r>
        <w:t>TenantId</w:t>
      </w:r>
      <w:r>
        <w:tab/>
      </w:r>
      <w:r>
        <w:tab/>
      </w:r>
      <w:r w:rsidR="00866EF5">
        <w:t>: 21d644f0-</w:t>
      </w:r>
      <w:r w:rsidR="00E477A2">
        <w:t>12av-4043-b0bb-f5acfde122</w:t>
      </w:r>
      <w:r w:rsidR="00866EF5">
        <w:t>56</w:t>
      </w:r>
    </w:p>
    <w:p w14:paraId="0848D080" w14:textId="5E450E85" w:rsidR="00866EF5" w:rsidRDefault="0067069E" w:rsidP="00580B25">
      <w:pPr>
        <w:pStyle w:val="ListParagraph"/>
        <w:spacing w:after="0" w:line="256" w:lineRule="auto"/>
        <w:ind w:left="2880"/>
      </w:pPr>
      <w:r>
        <w:t>SubscriptionId</w:t>
      </w:r>
      <w:r>
        <w:tab/>
      </w:r>
      <w:r>
        <w:tab/>
      </w:r>
      <w:r w:rsidR="00866EF5">
        <w:t xml:space="preserve">: </w:t>
      </w:r>
      <w:r w:rsidR="00866EF5" w:rsidRPr="00580B25">
        <w:rPr>
          <w:b/>
        </w:rPr>
        <w:t>27017c43-3ea4-467a-afa4-7d3d3d9</w:t>
      </w:r>
      <w:r w:rsidR="00E477A2">
        <w:rPr>
          <w:b/>
        </w:rPr>
        <w:t>D33232</w:t>
      </w:r>
    </w:p>
    <w:p w14:paraId="75B38D25" w14:textId="614360C6" w:rsidR="00E13F98" w:rsidRDefault="0067069E" w:rsidP="00580B25">
      <w:pPr>
        <w:spacing w:after="0"/>
        <w:ind w:left="2520" w:firstLine="360"/>
      </w:pPr>
      <w:r>
        <w:t xml:space="preserve">SubscriptionName </w:t>
      </w:r>
      <w:r>
        <w:tab/>
      </w:r>
      <w:r w:rsidR="00E13F98">
        <w:t xml:space="preserve">: </w:t>
      </w:r>
      <w:r w:rsidR="00E477A2">
        <w:t>SubscriptionName</w:t>
      </w:r>
    </w:p>
    <w:p w14:paraId="68D5B422" w14:textId="460EFDC1" w:rsidR="00E13F98" w:rsidRPr="00580B25" w:rsidRDefault="00E13F98" w:rsidP="00580B25">
      <w:pPr>
        <w:pStyle w:val="ListParagraph"/>
        <w:rPr>
          <w:rFonts w:ascii="Segoe UI" w:hAnsi="Segoe UI" w:cs="Segoe UI"/>
        </w:rPr>
      </w:pPr>
    </w:p>
    <w:p w14:paraId="624942D6" w14:textId="77777777" w:rsidR="00E13F98" w:rsidRPr="00580B25" w:rsidRDefault="00E13F98" w:rsidP="00580B25">
      <w:pPr>
        <w:pStyle w:val="ListParagraph"/>
        <w:rPr>
          <w:rFonts w:ascii="Segoe UI" w:hAnsi="Segoe UI" w:cs="Segoe UI"/>
        </w:rPr>
      </w:pPr>
    </w:p>
    <w:p w14:paraId="093F4521" w14:textId="7A98EFE7" w:rsidR="00866EF5" w:rsidRPr="00580B25" w:rsidRDefault="00E477A2" w:rsidP="00580B25">
      <w:pPr>
        <w:pStyle w:val="ListParagraph"/>
        <w:numPr>
          <w:ilvl w:val="0"/>
          <w:numId w:val="9"/>
        </w:numPr>
        <w:rPr>
          <w:rFonts w:ascii="Segoe UI" w:hAnsi="Segoe UI" w:cs="Segoe UI"/>
        </w:rPr>
      </w:pPr>
      <w:r>
        <w:rPr>
          <w:rFonts w:ascii="Segoe UI" w:hAnsi="Segoe UI" w:cs="Segoe UI"/>
        </w:rPr>
        <w:t xml:space="preserve">Test your connection to </w:t>
      </w:r>
      <w:r w:rsidR="00866EF5" w:rsidRPr="00580B25">
        <w:rPr>
          <w:rFonts w:ascii="Segoe UI" w:hAnsi="Segoe UI" w:cs="Segoe UI"/>
        </w:rPr>
        <w:t>your active directory service.</w:t>
      </w:r>
    </w:p>
    <w:p w14:paraId="103C4245" w14:textId="76753326" w:rsidR="00866EF5" w:rsidRDefault="00DA00D1" w:rsidP="00580B25">
      <w:pPr>
        <w:spacing w:after="0"/>
        <w:ind w:left="720" w:firstLine="720"/>
        <w:rPr>
          <w:rFonts w:ascii="Segoe UI" w:hAnsi="Segoe UI" w:cs="Segoe UI"/>
        </w:rPr>
      </w:pPr>
      <w:r w:rsidRPr="00580B25">
        <w:rPr>
          <w:rFonts w:ascii="Courier New" w:eastAsia="Times New Roman" w:hAnsi="Courier New" w:cs="Courier New"/>
          <w:color w:val="000000"/>
          <w:sz w:val="20"/>
          <w:szCs w:val="20"/>
        </w:rPr>
        <w:t>connect-msolservice</w:t>
      </w:r>
      <w:r w:rsidRPr="00866EF5">
        <w:rPr>
          <w:rFonts w:ascii="Segoe UI" w:hAnsi="Segoe UI" w:cs="Segoe UI"/>
        </w:rPr>
        <w:t xml:space="preserve"> </w:t>
      </w:r>
    </w:p>
    <w:p w14:paraId="09382993" w14:textId="22A6466C" w:rsidR="00866EF5" w:rsidRPr="00580B25" w:rsidRDefault="00866EF5" w:rsidP="00580B25">
      <w:pPr>
        <w:spacing w:after="0"/>
        <w:ind w:left="720" w:firstLine="72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Get-MsolDomain</w:t>
      </w:r>
    </w:p>
    <w:p w14:paraId="23274529" w14:textId="216A1438" w:rsidR="00DA00D1" w:rsidRPr="00F75149" w:rsidRDefault="00DA00D1" w:rsidP="00580B25">
      <w:pPr>
        <w:pStyle w:val="ListParagraph"/>
        <w:spacing w:after="0"/>
        <w:ind w:left="1440"/>
        <w:rPr>
          <w:rFonts w:ascii="Segoe UI" w:hAnsi="Segoe UI" w:cs="Segoe UI"/>
          <w:i/>
        </w:rPr>
      </w:pPr>
      <w:r w:rsidRPr="00F75149">
        <w:rPr>
          <w:rFonts w:ascii="Segoe UI" w:hAnsi="Segoe UI" w:cs="Segoe UI"/>
          <w:i/>
        </w:rPr>
        <w:t xml:space="preserve">Do not proceed if this command provided any errors. Refer to </w:t>
      </w:r>
      <w:hyperlink r:id="rId26" w:anchor="global-administrator" w:history="1">
        <w:r w:rsidRPr="00F75149">
          <w:rPr>
            <w:rStyle w:val="Hyperlink"/>
            <w:rFonts w:ascii="Segoe UI" w:hAnsi="Segoe UI" w:cs="Segoe UI"/>
            <w:i/>
          </w:rPr>
          <w:t>Global Administrator</w:t>
        </w:r>
      </w:hyperlink>
      <w:r w:rsidRPr="00F75149">
        <w:rPr>
          <w:rFonts w:ascii="Segoe UI" w:hAnsi="Segoe UI" w:cs="Segoe UI"/>
          <w:i/>
        </w:rPr>
        <w:t xml:space="preserve">  to troubleshoot</w:t>
      </w:r>
      <w:r>
        <w:rPr>
          <w:rFonts w:ascii="Segoe UI" w:hAnsi="Segoe UI" w:cs="Segoe UI"/>
          <w:i/>
        </w:rPr>
        <w:t xml:space="preserve"> your active directory permission. </w:t>
      </w:r>
    </w:p>
    <w:p w14:paraId="4D22540C" w14:textId="77777777" w:rsidR="00866EF5" w:rsidRDefault="00866EF5" w:rsidP="00580B25">
      <w:pPr>
        <w:spacing w:after="0" w:line="256" w:lineRule="auto"/>
        <w:ind w:left="720" w:firstLine="720"/>
      </w:pPr>
    </w:p>
    <w:p w14:paraId="254C3882" w14:textId="2D1207D7" w:rsidR="00866EF5" w:rsidRDefault="00866EF5" w:rsidP="00580B25">
      <w:pPr>
        <w:spacing w:after="0" w:line="256" w:lineRule="auto"/>
        <w:ind w:left="720" w:firstLine="720"/>
      </w:pPr>
      <w:r>
        <w:t>Record the name of your msol domain Refer to the highlighted example</w:t>
      </w:r>
    </w:p>
    <w:p w14:paraId="78208DD1" w14:textId="77777777" w:rsidR="00866EF5" w:rsidRDefault="00866EF5" w:rsidP="00866EF5">
      <w:pPr>
        <w:spacing w:after="0" w:line="240" w:lineRule="auto"/>
        <w:ind w:left="1440"/>
      </w:pPr>
    </w:p>
    <w:p w14:paraId="13ED8CC8" w14:textId="77777777" w:rsidR="00866EF5" w:rsidRDefault="00866EF5" w:rsidP="00866EF5">
      <w:pPr>
        <w:spacing w:after="0" w:line="240" w:lineRule="auto"/>
        <w:ind w:left="1440"/>
      </w:pPr>
      <w:r>
        <w:t xml:space="preserve">Name                               </w:t>
      </w:r>
      <w:r>
        <w:tab/>
      </w:r>
      <w:r>
        <w:tab/>
      </w:r>
      <w:r>
        <w:tab/>
      </w:r>
      <w:r>
        <w:tab/>
        <w:t xml:space="preserve">Status   </w:t>
      </w:r>
      <w:r>
        <w:tab/>
      </w:r>
      <w:r>
        <w:tab/>
        <w:t>Authentication</w:t>
      </w:r>
    </w:p>
    <w:p w14:paraId="1B3E7FE4" w14:textId="77777777" w:rsidR="00866EF5" w:rsidRDefault="00866EF5" w:rsidP="00866EF5">
      <w:pPr>
        <w:spacing w:after="0" w:line="240" w:lineRule="auto"/>
        <w:ind w:left="1440"/>
      </w:pPr>
      <w:r>
        <w:t xml:space="preserve">----                              </w:t>
      </w:r>
      <w:r>
        <w:tab/>
      </w:r>
      <w:r>
        <w:tab/>
      </w:r>
      <w:r>
        <w:tab/>
      </w:r>
      <w:r>
        <w:tab/>
        <w:t xml:space="preserve"> ------  </w:t>
      </w:r>
      <w:r>
        <w:tab/>
      </w:r>
      <w:r>
        <w:tab/>
        <w:t xml:space="preserve"> --------------</w:t>
      </w:r>
    </w:p>
    <w:p w14:paraId="47BD2040" w14:textId="77777777" w:rsidR="00866EF5" w:rsidRDefault="00866EF5" w:rsidP="00866EF5">
      <w:pPr>
        <w:spacing w:after="0" w:line="240" w:lineRule="auto"/>
        <w:ind w:left="1440"/>
      </w:pPr>
      <w:r>
        <w:rPr>
          <w:b/>
        </w:rPr>
        <w:t>pcidemouseroutlook.onmicrosoft.com</w:t>
      </w:r>
      <w:r>
        <w:t xml:space="preserve"> </w:t>
      </w:r>
      <w:r>
        <w:tab/>
      </w:r>
      <w:r>
        <w:tab/>
        <w:t xml:space="preserve">Verified </w:t>
      </w:r>
      <w:r>
        <w:tab/>
        <w:t>Managed</w:t>
      </w:r>
    </w:p>
    <w:p w14:paraId="47B5411C" w14:textId="77777777" w:rsidR="00DA00D1" w:rsidRDefault="00DA00D1" w:rsidP="00580B25">
      <w:pPr>
        <w:spacing w:after="0"/>
        <w:rPr>
          <w:rFonts w:cstheme="minorHAnsi"/>
          <w:color w:val="333333"/>
          <w:sz w:val="24"/>
          <w:szCs w:val="24"/>
        </w:rPr>
      </w:pPr>
    </w:p>
    <w:p w14:paraId="53606886" w14:textId="3AFFE122" w:rsidR="00B01164" w:rsidRDefault="00B01164" w:rsidP="001A79BC">
      <w:pPr>
        <w:rPr>
          <w:rFonts w:cstheme="minorHAnsi"/>
        </w:rPr>
      </w:pPr>
    </w:p>
    <w:p w14:paraId="056CA647" w14:textId="1CF4830F" w:rsidR="00923CD0" w:rsidRPr="00580B25" w:rsidRDefault="0067069E" w:rsidP="00580B25">
      <w:pPr>
        <w:pStyle w:val="ListParagraph"/>
        <w:numPr>
          <w:ilvl w:val="0"/>
          <w:numId w:val="9"/>
        </w:numPr>
        <w:rPr>
          <w:rFonts w:cstheme="minorHAnsi"/>
        </w:rPr>
      </w:pPr>
      <w:r>
        <w:t xml:space="preserve">Run the </w:t>
      </w:r>
      <w:r w:rsidRPr="00580B25">
        <w:rPr>
          <w:rFonts w:ascii="Courier New" w:eastAsia="Times New Roman" w:hAnsi="Courier New" w:cs="Courier New"/>
          <w:color w:val="000000"/>
          <w:sz w:val="20"/>
          <w:szCs w:val="20"/>
        </w:rPr>
        <w:t>predeployment.ps1</w:t>
      </w:r>
      <w:r>
        <w:t xml:space="preserve"> script</w:t>
      </w:r>
    </w:p>
    <w:p w14:paraId="4B094367" w14:textId="22082997" w:rsidR="0067069E" w:rsidRPr="00580B25" w:rsidRDefault="00E477A2" w:rsidP="00580B25">
      <w:pPr>
        <w:pStyle w:val="ListParagraph"/>
        <w:numPr>
          <w:ilvl w:val="0"/>
          <w:numId w:val="31"/>
        </w:numPr>
        <w:spacing w:before="100" w:after="8" w:line="249" w:lineRule="auto"/>
        <w:ind w:right="940"/>
        <w:rPr>
          <w:rFonts w:cstheme="minorHAnsi"/>
        </w:rPr>
      </w:pPr>
      <w:r>
        <w:rPr>
          <w:rFonts w:eastAsia="Calibri" w:cstheme="minorHAnsi"/>
          <w:color w:val="333333"/>
        </w:rPr>
        <w:t>If you have not already, d</w:t>
      </w:r>
      <w:r w:rsidR="0067069E" w:rsidRPr="00580B25">
        <w:rPr>
          <w:rFonts w:eastAsia="Calibri" w:cstheme="minorHAnsi"/>
          <w:color w:val="333333"/>
        </w:rPr>
        <w:t xml:space="preserve">ownload a copy of installation </w:t>
      </w:r>
      <w:r>
        <w:rPr>
          <w:rFonts w:eastAsia="Calibri" w:cstheme="minorHAnsi"/>
          <w:color w:val="333333"/>
        </w:rPr>
        <w:t xml:space="preserve">scripts </w:t>
      </w:r>
      <w:r w:rsidR="0067069E" w:rsidRPr="00580B25">
        <w:rPr>
          <w:rFonts w:eastAsia="Calibri" w:cstheme="minorHAnsi"/>
          <w:color w:val="333333"/>
        </w:rPr>
        <w:t xml:space="preserve">from </w:t>
      </w:r>
      <w:hyperlink r:id="rId27" w:history="1">
        <w:r w:rsidR="007659C5" w:rsidRPr="00580B25">
          <w:rPr>
            <w:rStyle w:val="Hyperlink"/>
            <w:rFonts w:eastAsia="Calibri" w:cstheme="minorHAnsi"/>
          </w:rPr>
          <w:t>https://github.com/AvyanConsultingCorp/pci-paas-webapp-ase-sqldb-appgateway-keyvault-oms</w:t>
        </w:r>
      </w:hyperlink>
      <w:r w:rsidR="007659C5">
        <w:rPr>
          <w:rFonts w:eastAsia="Calibri" w:cstheme="minorHAnsi"/>
          <w:color w:val="333333"/>
        </w:rPr>
        <w:t xml:space="preserve"> (If you downloaded a .zip file, expand the content of the compressed file to a local directory)</w:t>
      </w:r>
    </w:p>
    <w:p w14:paraId="0316BA4C" w14:textId="69F38636" w:rsidR="007659C5" w:rsidRPr="00580B25" w:rsidRDefault="007659C5" w:rsidP="00580B25">
      <w:pPr>
        <w:pStyle w:val="ListParagraph"/>
        <w:numPr>
          <w:ilvl w:val="0"/>
          <w:numId w:val="31"/>
        </w:numPr>
        <w:spacing w:before="100" w:after="8" w:line="249" w:lineRule="auto"/>
        <w:ind w:right="940"/>
        <w:rPr>
          <w:rFonts w:cstheme="minorHAnsi"/>
        </w:rPr>
      </w:pPr>
      <w:r>
        <w:rPr>
          <w:rFonts w:eastAsia="Calibri" w:cstheme="minorHAnsi"/>
          <w:color w:val="333333"/>
        </w:rPr>
        <w:t>In your PowerShell IDE change directory to the location of your local repository</w:t>
      </w:r>
    </w:p>
    <w:p w14:paraId="42550861" w14:textId="0EC87C84" w:rsidR="007659C5" w:rsidRPr="00580B25" w:rsidRDefault="007659C5" w:rsidP="00580B25">
      <w:pPr>
        <w:pStyle w:val="ListParagraph"/>
        <w:numPr>
          <w:ilvl w:val="0"/>
          <w:numId w:val="31"/>
        </w:numPr>
        <w:spacing w:before="100" w:after="8" w:line="249" w:lineRule="auto"/>
        <w:ind w:right="940"/>
        <w:rPr>
          <w:rFonts w:cstheme="minorHAnsi"/>
        </w:rPr>
      </w:pPr>
      <w:r>
        <w:rPr>
          <w:rFonts w:cstheme="minorHAnsi"/>
        </w:rPr>
        <w:t>R</w:t>
      </w:r>
      <w:r w:rsidRPr="002557D8">
        <w:rPr>
          <w:rFonts w:cstheme="minorHAnsi"/>
        </w:rPr>
        <w:t xml:space="preserve">un the </w:t>
      </w:r>
      <w:r>
        <w:rPr>
          <w:rFonts w:eastAsia="Calibri" w:cstheme="minorHAnsi"/>
          <w:color w:val="333333"/>
        </w:rPr>
        <w:t>‘PreDeployment.ps1’ script</w:t>
      </w:r>
    </w:p>
    <w:p w14:paraId="3C5D7F90" w14:textId="4EC1759B" w:rsidR="007659C5" w:rsidRPr="00580B25" w:rsidRDefault="007659C5" w:rsidP="00580B25">
      <w:pPr>
        <w:pStyle w:val="ListParagraph"/>
        <w:numPr>
          <w:ilvl w:val="1"/>
          <w:numId w:val="31"/>
        </w:numPr>
        <w:spacing w:before="100" w:after="8" w:line="249" w:lineRule="auto"/>
        <w:ind w:right="94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.\pre-post-deployment\PreDeployment.ps1</w:t>
      </w:r>
    </w:p>
    <w:p w14:paraId="6EC987CF" w14:textId="2443C2E2" w:rsidR="007659C5" w:rsidRPr="00580B25" w:rsidRDefault="007659C5" w:rsidP="00580B25">
      <w:pPr>
        <w:pStyle w:val="ListParagraph"/>
        <w:numPr>
          <w:ilvl w:val="1"/>
          <w:numId w:val="31"/>
        </w:numPr>
        <w:spacing w:before="100" w:after="8" w:line="249" w:lineRule="auto"/>
        <w:ind w:right="940"/>
        <w:rPr>
          <w:rFonts w:cstheme="minorHAnsi"/>
        </w:rPr>
      </w:pPr>
      <w:r>
        <w:rPr>
          <w:rFonts w:eastAsia="Calibri" w:cstheme="minorHAnsi"/>
          <w:color w:val="333333"/>
        </w:rPr>
        <w:t>Select ‘</w:t>
      </w:r>
      <w:r w:rsidRPr="00580B25">
        <w:rPr>
          <w:rFonts w:eastAsia="Calibri" w:cstheme="minorHAnsi"/>
          <w:b/>
          <w:color w:val="333333"/>
        </w:rPr>
        <w:t>Run Once</w:t>
      </w:r>
      <w:r>
        <w:rPr>
          <w:rFonts w:eastAsia="Calibri" w:cstheme="minorHAnsi"/>
          <w:color w:val="333333"/>
        </w:rPr>
        <w:t>’ to the script warning</w:t>
      </w:r>
    </w:p>
    <w:tbl>
      <w:tblPr>
        <w:tblStyle w:val="TableGrid0"/>
        <w:tblpPr w:leftFromText="180" w:rightFromText="180" w:vertAnchor="text" w:horzAnchor="page" w:tblpX="1560" w:tblpY="-2"/>
        <w:tblW w:w="7028" w:type="dxa"/>
        <w:tblLayout w:type="fixed"/>
        <w:tblLook w:val="04A0" w:firstRow="1" w:lastRow="0" w:firstColumn="1" w:lastColumn="0" w:noHBand="0" w:noVBand="1"/>
      </w:tblPr>
      <w:tblGrid>
        <w:gridCol w:w="2079"/>
        <w:gridCol w:w="4949"/>
      </w:tblGrid>
      <w:tr w:rsidR="00B96CC2" w14:paraId="5B1931BC" w14:textId="77777777" w:rsidTr="00B96CC2">
        <w:trPr>
          <w:trHeight w:val="304"/>
        </w:trPr>
        <w:tc>
          <w:tcPr>
            <w:tcW w:w="2079" w:type="dxa"/>
            <w:tcBorders>
              <w:top w:val="single" w:sz="4" w:space="0" w:color="auto"/>
              <w:left w:val="single" w:sz="4" w:space="0" w:color="auto"/>
              <w:bottom w:val="single" w:sz="4" w:space="0" w:color="auto"/>
              <w:right w:val="single" w:sz="4" w:space="0" w:color="auto"/>
            </w:tcBorders>
            <w:hideMark/>
          </w:tcPr>
          <w:p w14:paraId="7ED2FE33" w14:textId="77777777" w:rsidR="00B96CC2" w:rsidRDefault="00B96CC2" w:rsidP="00B96CC2">
            <w:pPr>
              <w:rPr>
                <w:rFonts w:cstheme="minorHAnsi"/>
              </w:rPr>
            </w:pPr>
            <w:r>
              <w:rPr>
                <w:rFonts w:cstheme="minorHAnsi"/>
              </w:rPr>
              <w:t>Parameter Name</w:t>
            </w:r>
          </w:p>
        </w:tc>
        <w:tc>
          <w:tcPr>
            <w:tcW w:w="4949" w:type="dxa"/>
            <w:tcBorders>
              <w:top w:val="single" w:sz="4" w:space="0" w:color="auto"/>
              <w:left w:val="single" w:sz="4" w:space="0" w:color="auto"/>
              <w:bottom w:val="single" w:sz="4" w:space="0" w:color="auto"/>
              <w:right w:val="single" w:sz="4" w:space="0" w:color="auto"/>
            </w:tcBorders>
            <w:hideMark/>
          </w:tcPr>
          <w:p w14:paraId="7F6EDCCA" w14:textId="77777777" w:rsidR="00B96CC2" w:rsidRDefault="00B96CC2" w:rsidP="00B96CC2">
            <w:pPr>
              <w:pStyle w:val="NoSpacing"/>
              <w:rPr>
                <w:rFonts w:cstheme="minorHAnsi"/>
              </w:rPr>
            </w:pPr>
            <w:r>
              <w:rPr>
                <w:rFonts w:cstheme="minorHAnsi"/>
              </w:rPr>
              <w:t>Example from previous steps</w:t>
            </w:r>
          </w:p>
        </w:tc>
      </w:tr>
      <w:tr w:rsidR="00B96CC2" w14:paraId="27E96DD4" w14:textId="77777777" w:rsidTr="00B96CC2">
        <w:trPr>
          <w:trHeight w:val="377"/>
        </w:trPr>
        <w:tc>
          <w:tcPr>
            <w:tcW w:w="2079" w:type="dxa"/>
            <w:tcBorders>
              <w:top w:val="single" w:sz="4" w:space="0" w:color="auto"/>
              <w:left w:val="single" w:sz="4" w:space="0" w:color="auto"/>
              <w:bottom w:val="single" w:sz="4" w:space="0" w:color="auto"/>
              <w:right w:val="single" w:sz="4" w:space="0" w:color="auto"/>
            </w:tcBorders>
            <w:hideMark/>
          </w:tcPr>
          <w:p w14:paraId="7095D8FA" w14:textId="77777777" w:rsidR="00B96CC2" w:rsidRDefault="00B96CC2" w:rsidP="00B96CC2">
            <w:pPr>
              <w:rPr>
                <w:rFonts w:cstheme="minorHAnsi"/>
              </w:rPr>
            </w:pPr>
            <w:r>
              <w:rPr>
                <w:rFonts w:cstheme="minorHAnsi"/>
                <w:color w:val="FF4500"/>
                <w:sz w:val="19"/>
                <w:szCs w:val="19"/>
              </w:rPr>
              <w:t>$azureADDomainName</w:t>
            </w:r>
          </w:p>
        </w:tc>
        <w:tc>
          <w:tcPr>
            <w:tcW w:w="4949" w:type="dxa"/>
            <w:tcBorders>
              <w:top w:val="single" w:sz="4" w:space="0" w:color="auto"/>
              <w:left w:val="single" w:sz="4" w:space="0" w:color="auto"/>
              <w:bottom w:val="single" w:sz="4" w:space="0" w:color="auto"/>
              <w:right w:val="single" w:sz="4" w:space="0" w:color="auto"/>
            </w:tcBorders>
            <w:hideMark/>
          </w:tcPr>
          <w:p w14:paraId="3FB1ED4D" w14:textId="4C9A4B55" w:rsidR="00B96CC2" w:rsidRDefault="00B96CC2" w:rsidP="00580B25">
            <w:pPr>
              <w:pStyle w:val="NoSpacing"/>
              <w:rPr>
                <w:rFonts w:cstheme="minorHAnsi"/>
              </w:rPr>
            </w:pPr>
            <w:r>
              <w:rPr>
                <w:b/>
              </w:rPr>
              <w:t>demouseroutlook.onmicrosoft.com</w:t>
            </w:r>
            <w:r>
              <w:t xml:space="preserve"> </w:t>
            </w:r>
            <w:r>
              <w:tab/>
            </w:r>
          </w:p>
        </w:tc>
      </w:tr>
      <w:tr w:rsidR="00B96CC2" w14:paraId="1310831D" w14:textId="77777777" w:rsidTr="00B96CC2">
        <w:trPr>
          <w:trHeight w:val="440"/>
        </w:trPr>
        <w:tc>
          <w:tcPr>
            <w:tcW w:w="2079" w:type="dxa"/>
            <w:tcBorders>
              <w:top w:val="single" w:sz="4" w:space="0" w:color="auto"/>
              <w:left w:val="single" w:sz="4" w:space="0" w:color="auto"/>
              <w:bottom w:val="single" w:sz="4" w:space="0" w:color="auto"/>
              <w:right w:val="single" w:sz="4" w:space="0" w:color="auto"/>
            </w:tcBorders>
            <w:hideMark/>
          </w:tcPr>
          <w:p w14:paraId="4127231A" w14:textId="77777777" w:rsidR="00B96CC2" w:rsidRDefault="00B96CC2" w:rsidP="00B96CC2">
            <w:pPr>
              <w:rPr>
                <w:rFonts w:cstheme="minorHAnsi"/>
              </w:rPr>
            </w:pPr>
            <w:r>
              <w:rPr>
                <w:rFonts w:cstheme="minorHAnsi"/>
                <w:color w:val="FF4500"/>
                <w:sz w:val="19"/>
                <w:szCs w:val="19"/>
              </w:rPr>
              <w:t>$subscriptionID</w:t>
            </w:r>
          </w:p>
        </w:tc>
        <w:tc>
          <w:tcPr>
            <w:tcW w:w="4949" w:type="dxa"/>
            <w:tcBorders>
              <w:top w:val="single" w:sz="4" w:space="0" w:color="auto"/>
              <w:left w:val="single" w:sz="4" w:space="0" w:color="auto"/>
              <w:bottom w:val="single" w:sz="4" w:space="0" w:color="auto"/>
              <w:right w:val="single" w:sz="4" w:space="0" w:color="auto"/>
            </w:tcBorders>
          </w:tcPr>
          <w:p w14:paraId="157A620E" w14:textId="66DDD110" w:rsidR="00B96CC2" w:rsidRDefault="00E477A2" w:rsidP="00580B25">
            <w:pPr>
              <w:pStyle w:val="NoSpacing"/>
              <w:rPr>
                <w:rFonts w:cstheme="minorHAnsi"/>
              </w:rPr>
            </w:pPr>
            <w:r w:rsidRPr="00872A5E">
              <w:rPr>
                <w:b/>
              </w:rPr>
              <w:t>27017c43-3ea4-467a-afa4-7d3d3d9</w:t>
            </w:r>
            <w:r>
              <w:rPr>
                <w:b/>
              </w:rPr>
              <w:t>D33232</w:t>
            </w:r>
          </w:p>
        </w:tc>
      </w:tr>
      <w:tr w:rsidR="00B96CC2" w14:paraId="36E319D1" w14:textId="77777777" w:rsidTr="00B96CC2">
        <w:trPr>
          <w:trHeight w:val="440"/>
        </w:trPr>
        <w:tc>
          <w:tcPr>
            <w:tcW w:w="2079" w:type="dxa"/>
            <w:tcBorders>
              <w:top w:val="single" w:sz="4" w:space="0" w:color="auto"/>
              <w:left w:val="single" w:sz="4" w:space="0" w:color="auto"/>
              <w:bottom w:val="single" w:sz="4" w:space="0" w:color="auto"/>
              <w:right w:val="single" w:sz="4" w:space="0" w:color="auto"/>
            </w:tcBorders>
            <w:hideMark/>
          </w:tcPr>
          <w:p w14:paraId="7B82A2B5" w14:textId="77777777" w:rsidR="00B96CC2" w:rsidRDefault="00B96CC2" w:rsidP="00B96CC2">
            <w:pPr>
              <w:rPr>
                <w:rFonts w:cstheme="minorHAnsi"/>
              </w:rPr>
            </w:pPr>
            <w:r>
              <w:rPr>
                <w:rFonts w:cstheme="minorHAnsi"/>
                <w:color w:val="FF4500"/>
                <w:sz w:val="19"/>
                <w:szCs w:val="19"/>
              </w:rPr>
              <w:t>$suffix</w:t>
            </w:r>
          </w:p>
        </w:tc>
        <w:tc>
          <w:tcPr>
            <w:tcW w:w="4949" w:type="dxa"/>
            <w:tcBorders>
              <w:top w:val="single" w:sz="4" w:space="0" w:color="auto"/>
              <w:left w:val="single" w:sz="4" w:space="0" w:color="auto"/>
              <w:bottom w:val="single" w:sz="4" w:space="0" w:color="auto"/>
              <w:right w:val="single" w:sz="4" w:space="0" w:color="auto"/>
            </w:tcBorders>
            <w:hideMark/>
          </w:tcPr>
          <w:p w14:paraId="5DA8FC47" w14:textId="60CD1F75" w:rsidR="00B96CC2" w:rsidRDefault="00B96CC2" w:rsidP="00580B25">
            <w:pPr>
              <w:pStyle w:val="NoSpacing"/>
              <w:rPr>
                <w:rFonts w:cstheme="minorHAnsi"/>
              </w:rPr>
            </w:pPr>
            <w:r w:rsidRPr="002E48BD">
              <w:rPr>
                <w:rFonts w:cstheme="minorHAnsi"/>
                <w:b/>
                <w:color w:val="333333"/>
                <w:sz w:val="24"/>
                <w:szCs w:val="24"/>
              </w:rPr>
              <w:t>contoso</w:t>
            </w:r>
            <w:r w:rsidR="00E477A2">
              <w:rPr>
                <w:rFonts w:cstheme="minorHAnsi"/>
                <w:b/>
                <w:color w:val="333333"/>
                <w:sz w:val="24"/>
                <w:szCs w:val="24"/>
              </w:rPr>
              <w:t>clinic</w:t>
            </w:r>
          </w:p>
        </w:tc>
      </w:tr>
    </w:tbl>
    <w:p w14:paraId="56981BC3" w14:textId="77777777" w:rsidR="00B96CC2" w:rsidRPr="00580B25" w:rsidRDefault="00B96CC2" w:rsidP="00580B25">
      <w:pPr>
        <w:pStyle w:val="ListParagraph"/>
        <w:numPr>
          <w:ilvl w:val="1"/>
          <w:numId w:val="31"/>
        </w:numPr>
        <w:spacing w:before="100" w:after="8" w:line="249" w:lineRule="auto"/>
        <w:ind w:right="940"/>
        <w:rPr>
          <w:rFonts w:cstheme="minorHAnsi"/>
        </w:rPr>
      </w:pPr>
    </w:p>
    <w:p w14:paraId="2DB7A7C0" w14:textId="1F13A426" w:rsidR="007659C5" w:rsidRDefault="007659C5" w:rsidP="00580B25">
      <w:pPr>
        <w:pStyle w:val="ListParagraph"/>
        <w:spacing w:before="100" w:after="8" w:line="249" w:lineRule="auto"/>
        <w:ind w:left="1800" w:right="940"/>
        <w:rPr>
          <w:rFonts w:eastAsia="Calibri" w:cstheme="minorHAnsi"/>
          <w:color w:val="333333"/>
        </w:rPr>
      </w:pPr>
    </w:p>
    <w:p w14:paraId="4F8CF5C2" w14:textId="6DBCF6E7" w:rsidR="007659C5" w:rsidRDefault="007659C5" w:rsidP="00580B25">
      <w:pPr>
        <w:pStyle w:val="ListParagraph"/>
        <w:spacing w:before="100" w:after="8" w:line="249" w:lineRule="auto"/>
        <w:ind w:left="1800" w:right="940"/>
        <w:rPr>
          <w:rFonts w:eastAsia="Calibri" w:cstheme="minorHAnsi"/>
          <w:color w:val="333333"/>
        </w:rPr>
      </w:pPr>
    </w:p>
    <w:p w14:paraId="0558FD8C" w14:textId="4203A0A0" w:rsidR="007659C5" w:rsidRDefault="007659C5" w:rsidP="00580B25">
      <w:pPr>
        <w:pStyle w:val="ListParagraph"/>
        <w:spacing w:before="100" w:after="8" w:line="249" w:lineRule="auto"/>
        <w:ind w:left="1800" w:right="940"/>
        <w:rPr>
          <w:rFonts w:eastAsia="Calibri" w:cstheme="minorHAnsi"/>
          <w:color w:val="333333"/>
        </w:rPr>
      </w:pPr>
    </w:p>
    <w:p w14:paraId="2035FFE1" w14:textId="52A627D7" w:rsidR="007659C5" w:rsidRDefault="007659C5" w:rsidP="00580B25">
      <w:pPr>
        <w:pStyle w:val="ListParagraph"/>
        <w:spacing w:before="100" w:after="8" w:line="249" w:lineRule="auto"/>
        <w:ind w:left="1800" w:right="940"/>
        <w:rPr>
          <w:rFonts w:eastAsia="Calibri" w:cstheme="minorHAnsi"/>
          <w:color w:val="333333"/>
        </w:rPr>
      </w:pPr>
    </w:p>
    <w:p w14:paraId="4B53396C" w14:textId="77777777" w:rsidR="007659C5" w:rsidRPr="002557D8" w:rsidRDefault="007659C5" w:rsidP="00580B25">
      <w:pPr>
        <w:pStyle w:val="ListParagraph"/>
        <w:spacing w:before="100" w:after="8" w:line="249" w:lineRule="auto"/>
        <w:ind w:left="1800" w:right="940"/>
        <w:rPr>
          <w:rFonts w:cstheme="minorHAnsi"/>
        </w:rPr>
      </w:pPr>
    </w:p>
    <w:p w14:paraId="7AD334A8" w14:textId="77777777" w:rsidR="00B96CC2" w:rsidRDefault="00B96CC2" w:rsidP="00580B25">
      <w:pPr>
        <w:pStyle w:val="ListParagraph"/>
        <w:spacing w:before="100" w:after="8" w:line="249" w:lineRule="auto"/>
        <w:ind w:left="705" w:right="940"/>
        <w:rPr>
          <w:rFonts w:cstheme="minorHAnsi"/>
        </w:rPr>
      </w:pPr>
    </w:p>
    <w:p w14:paraId="629E7DD3" w14:textId="7942AE98" w:rsidR="00C473C1" w:rsidRPr="00580B25" w:rsidRDefault="00AF2771" w:rsidP="00580B25">
      <w:pPr>
        <w:pStyle w:val="ListParagraph"/>
        <w:numPr>
          <w:ilvl w:val="0"/>
          <w:numId w:val="9"/>
        </w:numPr>
        <w:rPr>
          <w:rFonts w:cstheme="minorHAnsi"/>
        </w:rPr>
      </w:pPr>
      <w:r>
        <w:t xml:space="preserve">Record the information provided by the script. You will need this </w:t>
      </w:r>
      <w:commentRangeStart w:id="51"/>
      <w:r>
        <w:t>information to proceed</w:t>
      </w:r>
      <w:commentRangeEnd w:id="51"/>
      <w:r>
        <w:rPr>
          <w:rStyle w:val="CommentReference"/>
        </w:rPr>
        <w:commentReference w:id="51"/>
      </w:r>
      <w:r>
        <w:t xml:space="preserve">. </w:t>
      </w:r>
    </w:p>
    <w:p w14:paraId="1C9C7D54" w14:textId="291945F0" w:rsidR="00AF2771"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Prompt Start copy all the values from below here.</w:t>
      </w:r>
    </w:p>
    <w:p w14:paraId="499CD91C" w14:textId="6E1ED59B" w:rsidR="00650AC5" w:rsidRPr="00580B25" w:rsidRDefault="00650AC5" w:rsidP="00580B25">
      <w:pPr>
        <w:spacing w:after="0"/>
        <w:ind w:left="360"/>
        <w:rPr>
          <w:rFonts w:ascii="Courier New" w:eastAsia="Times New Roman" w:hAnsi="Courier New" w:cs="Courier New"/>
          <w:color w:val="000000"/>
          <w:sz w:val="20"/>
          <w:szCs w:val="20"/>
        </w:rPr>
      </w:pPr>
      <w:r>
        <w:rPr>
          <w:rFonts w:cstheme="minorHAnsi"/>
          <w:color w:val="333333"/>
          <w:sz w:val="24"/>
          <w:szCs w:val="24"/>
        </w:rPr>
        <w:t xml:space="preserve">Name of Automation  eg - </w:t>
      </w:r>
      <w:r w:rsidRPr="00F75149">
        <w:rPr>
          <w:rFonts w:cstheme="minorHAnsi"/>
          <w:b/>
          <w:color w:val="333333"/>
          <w:sz w:val="24"/>
          <w:szCs w:val="24"/>
        </w:rPr>
        <w:t>Contoso</w:t>
      </w:r>
      <w:r>
        <w:rPr>
          <w:rFonts w:cstheme="minorHAnsi"/>
          <w:b/>
          <w:color w:val="333333"/>
          <w:sz w:val="24"/>
          <w:szCs w:val="24"/>
        </w:rPr>
        <w:t>clinic</w:t>
      </w:r>
      <w:r w:rsidRPr="00F75149">
        <w:rPr>
          <w:rFonts w:cstheme="minorHAnsi"/>
          <w:b/>
          <w:color w:val="333333"/>
          <w:sz w:val="24"/>
          <w:szCs w:val="24"/>
        </w:rPr>
        <w:t>-Automation</w:t>
      </w:r>
    </w:p>
    <w:p w14:paraId="3A80BB89" w14:textId="77777777" w:rsidR="00AF2771" w:rsidRPr="00580B25"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Parameters to be used in the registration / configuration.</w:t>
      </w:r>
    </w:p>
    <w:p w14:paraId="77A73D33" w14:textId="77777777" w:rsidR="00AF2771" w:rsidRPr="00580B25" w:rsidRDefault="00AF2771" w:rsidP="00580B25">
      <w:pPr>
        <w:spacing w:after="0"/>
        <w:ind w:left="360"/>
        <w:rPr>
          <w:rFonts w:ascii="Courier New" w:eastAsia="Times New Roman" w:hAnsi="Courier New" w:cs="Courier New"/>
          <w:b/>
          <w:color w:val="000000"/>
          <w:sz w:val="20"/>
          <w:szCs w:val="20"/>
        </w:rPr>
      </w:pPr>
      <w:r w:rsidRPr="00580B25">
        <w:rPr>
          <w:rFonts w:ascii="Courier New" w:eastAsia="Times New Roman" w:hAnsi="Courier New" w:cs="Courier New"/>
          <w:color w:val="000000"/>
          <w:sz w:val="20"/>
          <w:szCs w:val="20"/>
        </w:rPr>
        <w:t xml:space="preserve">Azure AD Application Client ID: </w:t>
      </w:r>
      <w:r w:rsidRPr="00580B25">
        <w:rPr>
          <w:rFonts w:ascii="Courier New" w:eastAsia="Times New Roman" w:hAnsi="Courier New" w:cs="Courier New"/>
          <w:b/>
          <w:color w:val="000000"/>
          <w:sz w:val="20"/>
          <w:szCs w:val="20"/>
        </w:rPr>
        <w:t>952b0b1e-2582-4058-a0a0-0abc42107d70</w:t>
      </w:r>
    </w:p>
    <w:p w14:paraId="65E3C3D6" w14:textId="77777777" w:rsidR="00AF2771" w:rsidRPr="00580B25"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 xml:space="preserve">Azure AD Application Client Secret: </w:t>
      </w:r>
      <w:r w:rsidRPr="00580B25">
        <w:rPr>
          <w:rFonts w:ascii="Courier New" w:eastAsia="Times New Roman" w:hAnsi="Courier New" w:cs="Courier New"/>
          <w:b/>
          <w:color w:val="000000"/>
          <w:sz w:val="20"/>
          <w:szCs w:val="20"/>
        </w:rPr>
        <w:t>Password@123</w:t>
      </w:r>
    </w:p>
    <w:p w14:paraId="6DDCE1C0" w14:textId="77777777" w:rsidR="00AF2771" w:rsidRPr="00580B25"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 xml:space="preserve">Azure AD Application Object ID: </w:t>
      </w:r>
      <w:r w:rsidRPr="00580B25">
        <w:rPr>
          <w:rFonts w:ascii="Courier New" w:eastAsia="Times New Roman" w:hAnsi="Courier New" w:cs="Courier New"/>
          <w:b/>
          <w:color w:val="000000"/>
          <w:sz w:val="20"/>
          <w:szCs w:val="20"/>
        </w:rPr>
        <w:t>e3aa33bb-1cae-4afd-a8ba-9124b2a1838a</w:t>
      </w:r>
    </w:p>
    <w:p w14:paraId="4DCD6A00" w14:textId="77777777" w:rsidR="00AF2771" w:rsidRPr="00580B25"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 xml:space="preserve">SQL AD Admin Name: </w:t>
      </w:r>
      <w:r w:rsidRPr="00580B25">
        <w:rPr>
          <w:rFonts w:ascii="Courier New" w:eastAsia="Times New Roman" w:hAnsi="Courier New" w:cs="Courier New"/>
          <w:b/>
          <w:color w:val="000000"/>
          <w:sz w:val="20"/>
          <w:szCs w:val="20"/>
        </w:rPr>
        <w:t>sqladmin@pcidemouseroutlook.onmicrosoft.com</w:t>
      </w:r>
    </w:p>
    <w:p w14:paraId="771D4F9E" w14:textId="77777777" w:rsidR="00662236" w:rsidRDefault="00AF2771" w:rsidP="00662236">
      <w:pPr>
        <w:shd w:val="clear" w:color="auto" w:fill="FFFFFF"/>
        <w:autoSpaceDE w:val="0"/>
        <w:autoSpaceDN w:val="0"/>
        <w:adjustRightInd w:val="0"/>
        <w:spacing w:after="0" w:line="240" w:lineRule="auto"/>
        <w:rPr>
          <w:rFonts w:ascii="Lucida Console" w:hAnsi="Lucida Console" w:cs="Lucida Console"/>
          <w:color w:val="8B0000"/>
          <w:sz w:val="18"/>
          <w:szCs w:val="18"/>
        </w:rPr>
      </w:pPr>
      <w:r w:rsidRPr="00580B25">
        <w:rPr>
          <w:rFonts w:ascii="Courier New" w:eastAsia="Times New Roman" w:hAnsi="Courier New" w:cs="Courier New"/>
          <w:color w:val="000000"/>
          <w:sz w:val="20"/>
          <w:szCs w:val="20"/>
        </w:rPr>
        <w:lastRenderedPageBreak/>
        <w:t xml:space="preserve">SQL AD Admin Password:(If user already exists then we have to get password manually) </w:t>
      </w:r>
      <w:r w:rsidR="00662236">
        <w:rPr>
          <w:rFonts w:ascii="Lucida Console" w:hAnsi="Lucida Console" w:cs="Lucida Console"/>
          <w:color w:val="8B0000"/>
          <w:sz w:val="18"/>
          <w:szCs w:val="18"/>
        </w:rPr>
        <w:t xml:space="preserve">!Password333!!! </w:t>
      </w:r>
    </w:p>
    <w:p w14:paraId="5C686787" w14:textId="3514B981" w:rsidR="00AF2771" w:rsidRPr="00580B25" w:rsidRDefault="00AF2771" w:rsidP="00580B25">
      <w:pPr>
        <w:spacing w:after="0"/>
        <w:ind w:left="360"/>
        <w:rPr>
          <w:rFonts w:ascii="Courier New" w:eastAsia="Times New Roman" w:hAnsi="Courier New" w:cs="Courier New"/>
          <w:color w:val="000000"/>
          <w:sz w:val="20"/>
          <w:szCs w:val="20"/>
        </w:rPr>
      </w:pPr>
    </w:p>
    <w:p w14:paraId="2C58849B" w14:textId="77777777" w:rsidR="00AF2771" w:rsidRPr="00580B25" w:rsidRDefault="00AF2771" w:rsidP="00580B25">
      <w:pPr>
        <w:spacing w:after="0"/>
        <w:ind w:left="360"/>
        <w:rPr>
          <w:rFonts w:ascii="Courier New" w:eastAsia="Times New Roman" w:hAnsi="Courier New" w:cs="Courier New"/>
          <w:color w:val="000000"/>
          <w:sz w:val="20"/>
          <w:szCs w:val="20"/>
        </w:rPr>
      </w:pPr>
      <w:commentRangeStart w:id="52"/>
      <w:r w:rsidRPr="00580B25">
        <w:rPr>
          <w:rFonts w:ascii="Courier New" w:eastAsia="Times New Roman" w:hAnsi="Courier New" w:cs="Courier New"/>
          <w:color w:val="000000"/>
          <w:sz w:val="20"/>
          <w:szCs w:val="20"/>
        </w:rPr>
        <w:t>TODO - Update permissions for the AD Application  ''.Please follow the deployment guide for the specific permissions</w:t>
      </w:r>
    </w:p>
    <w:p w14:paraId="5AE3EAA0" w14:textId="77777777" w:rsidR="00AF2771" w:rsidRPr="00580B25"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-Prompt The following additional users have been created in domain. These users will be used for trying out various scenarios</w:t>
      </w:r>
    </w:p>
    <w:p w14:paraId="74ACDE6E" w14:textId="77777777" w:rsidR="00AF2771" w:rsidRPr="00580B25"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 xml:space="preserve">receptionist_EdnaB@pcidemouseroutlook.onmicrosoft.com user is created. password is </w:t>
      </w:r>
      <w:r w:rsidRPr="00580B25">
        <w:rPr>
          <w:rFonts w:ascii="Courier New" w:eastAsia="Times New Roman" w:hAnsi="Courier New" w:cs="Courier New"/>
          <w:b/>
          <w:color w:val="000000"/>
          <w:sz w:val="20"/>
          <w:szCs w:val="20"/>
        </w:rPr>
        <w:t>!Password111!!!</w:t>
      </w:r>
    </w:p>
    <w:p w14:paraId="26DE07CA" w14:textId="77777777" w:rsidR="00AF2771" w:rsidRPr="00580B25"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 xml:space="preserve">doctor_ChrisA@pcidemouseroutlook.onmicrosoft.com user is created. password is </w:t>
      </w:r>
      <w:r w:rsidRPr="00580B25">
        <w:rPr>
          <w:rFonts w:ascii="Courier New" w:eastAsia="Times New Roman" w:hAnsi="Courier New" w:cs="Courier New"/>
          <w:b/>
          <w:color w:val="000000"/>
          <w:sz w:val="20"/>
          <w:szCs w:val="20"/>
        </w:rPr>
        <w:t>!Password222!!!</w:t>
      </w:r>
    </w:p>
    <w:p w14:paraId="2EDDA487" w14:textId="77777777" w:rsidR="00AF2771" w:rsidRPr="00580B25"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-Prompt End copy all the values from above here.</w:t>
      </w:r>
    </w:p>
    <w:p w14:paraId="0E30E765" w14:textId="07FDA836" w:rsidR="00AF2771" w:rsidRPr="00580B25" w:rsidRDefault="00AF2771" w:rsidP="00580B25">
      <w:pPr>
        <w:spacing w:after="0"/>
        <w:ind w:left="360"/>
        <w:rPr>
          <w:rFonts w:ascii="Courier New" w:eastAsia="Times New Roman" w:hAnsi="Courier New" w:cs="Courier New"/>
          <w:color w:val="000000"/>
          <w:sz w:val="20"/>
          <w:szCs w:val="20"/>
        </w:rPr>
      </w:pPr>
      <w:r w:rsidRPr="00580B25">
        <w:rPr>
          <w:rFonts w:ascii="Courier New" w:eastAsia="Times New Roman" w:hAnsi="Courier New" w:cs="Courier New"/>
          <w:color w:val="000000"/>
          <w:sz w:val="20"/>
          <w:szCs w:val="20"/>
        </w:rPr>
        <w:t>The script completed execution. Press any key to exit:</w:t>
      </w:r>
    </w:p>
    <w:commentRangeEnd w:id="52"/>
    <w:p w14:paraId="5432CF46" w14:textId="77777777" w:rsidR="0055192E" w:rsidRDefault="00BE4F67" w:rsidP="00580B25">
      <w:pPr>
        <w:rPr>
          <w:rFonts w:cstheme="minorHAnsi"/>
        </w:rPr>
      </w:pPr>
      <w:r>
        <w:rPr>
          <w:rStyle w:val="CommentReference"/>
        </w:rPr>
        <w:commentReference w:id="52"/>
      </w:r>
    </w:p>
    <w:p w14:paraId="4D1985CA" w14:textId="77777777" w:rsidR="00C473C1" w:rsidRDefault="00C473C1" w:rsidP="00580B25">
      <w:pPr>
        <w:rPr>
          <w:rFonts w:cstheme="minorHAnsi"/>
        </w:rPr>
      </w:pPr>
    </w:p>
    <w:p w14:paraId="4D308975" w14:textId="1F6A9130" w:rsidR="004641EC" w:rsidRDefault="004641EC">
      <w:pPr>
        <w:rPr>
          <w:noProof/>
        </w:rPr>
      </w:pPr>
    </w:p>
    <w:p w14:paraId="56509908" w14:textId="1AC080DE" w:rsidR="006F4B85" w:rsidRDefault="006F4B85">
      <w:pPr>
        <w:rPr>
          <w:noProof/>
        </w:rPr>
      </w:pPr>
    </w:p>
    <w:p w14:paraId="661C96B1" w14:textId="64EFB659" w:rsidR="006F4B85" w:rsidRDefault="006F4B85">
      <w:pPr>
        <w:rPr>
          <w:noProof/>
        </w:rPr>
      </w:pPr>
    </w:p>
    <w:p w14:paraId="5B335297" w14:textId="77777777" w:rsidR="006F4B85" w:rsidRDefault="006F4B85">
      <w:pPr>
        <w:rPr>
          <w:noProof/>
        </w:rPr>
      </w:pPr>
    </w:p>
    <w:p w14:paraId="1F23EA51" w14:textId="4E56E757" w:rsidR="004641EC" w:rsidRDefault="004641EC">
      <w:pPr>
        <w:rPr>
          <w:rFonts w:cstheme="minorHAnsi"/>
        </w:rPr>
      </w:pPr>
    </w:p>
    <w:p w14:paraId="08602425" w14:textId="1E5B2E13" w:rsidR="004641EC" w:rsidRDefault="00670F3C">
      <w:pPr>
        <w:rPr>
          <w:rFonts w:cstheme="minorHAnsi"/>
        </w:rPr>
      </w:pPr>
      <w:r>
        <w:rPr>
          <w:rStyle w:val="CommentReference"/>
        </w:rPr>
        <w:commentReference w:id="53"/>
      </w:r>
    </w:p>
    <w:p w14:paraId="31B84803" w14:textId="77777777" w:rsidR="004641EC" w:rsidRPr="00767591" w:rsidRDefault="004641EC">
      <w:pPr>
        <w:rPr>
          <w:rFonts w:cstheme="minorHAnsi"/>
        </w:rPr>
      </w:pPr>
    </w:p>
    <w:p w14:paraId="67A6E962" w14:textId="5F9FFE67" w:rsidR="00F23E5D" w:rsidRPr="00767591" w:rsidRDefault="00F23E5D" w:rsidP="007375FC">
      <w:pPr>
        <w:pStyle w:val="Heading2"/>
      </w:pPr>
      <w:bookmarkStart w:id="55" w:name="_Toc464711151"/>
      <w:bookmarkStart w:id="56" w:name="_Toc475042515"/>
      <w:r w:rsidRPr="00767591">
        <w:t>Configur</w:t>
      </w:r>
      <w:r w:rsidR="00791231">
        <w:t>ing the Active Directory application</w:t>
      </w:r>
      <w:bookmarkEnd w:id="55"/>
      <w:bookmarkEnd w:id="56"/>
    </w:p>
    <w:p w14:paraId="4FE2770E" w14:textId="42D58060" w:rsidR="00791231" w:rsidRDefault="00791231" w:rsidP="00580B25">
      <w:pPr>
        <w:spacing w:before="100" w:after="41" w:line="268" w:lineRule="auto"/>
        <w:ind w:left="360" w:right="678"/>
        <w:rPr>
          <w:rFonts w:cstheme="minorHAnsi"/>
        </w:rPr>
      </w:pPr>
      <w:r>
        <w:rPr>
          <w:rFonts w:cstheme="minorHAnsi"/>
        </w:rPr>
        <w:t>Azure active directory application permissions require to be configured manually, as there are no PowerShell scripts available at this time to manage the settings reliably.</w:t>
      </w:r>
    </w:p>
    <w:p w14:paraId="57364C3C" w14:textId="13AACAE1" w:rsidR="00791231" w:rsidRDefault="00791231" w:rsidP="00580B25">
      <w:pPr>
        <w:spacing w:before="100" w:after="41" w:line="268" w:lineRule="auto"/>
        <w:ind w:left="360" w:right="678"/>
        <w:rPr>
          <w:rFonts w:cstheme="minorHAnsi"/>
        </w:rPr>
      </w:pPr>
    </w:p>
    <w:p w14:paraId="3C61E8F3" w14:textId="5BE78DB1" w:rsidR="006B5A9B" w:rsidRPr="00580B25" w:rsidRDefault="00F23E5D" w:rsidP="00C657F9">
      <w:pPr>
        <w:numPr>
          <w:ilvl w:val="1"/>
          <w:numId w:val="3"/>
        </w:numPr>
        <w:spacing w:before="100" w:after="41" w:line="268" w:lineRule="auto"/>
        <w:ind w:left="360" w:right="678" w:hanging="360"/>
        <w:rPr>
          <w:rFonts w:cstheme="minorHAnsi"/>
        </w:rPr>
      </w:pPr>
      <w:r w:rsidRPr="00767591">
        <w:rPr>
          <w:rFonts w:eastAsia="Calibri" w:cstheme="minorHAnsi"/>
        </w:rPr>
        <w:t xml:space="preserve">In </w:t>
      </w:r>
      <w:hyperlink r:id="rId28" w:history="1">
        <w:r w:rsidRPr="006B5A9B">
          <w:rPr>
            <w:rStyle w:val="Hyperlink"/>
            <w:rFonts w:eastAsia="Calibri" w:cstheme="minorHAnsi"/>
          </w:rPr>
          <w:t>Azure Portal</w:t>
        </w:r>
      </w:hyperlink>
      <w:r w:rsidRPr="00767591">
        <w:rPr>
          <w:rFonts w:eastAsia="Calibri" w:cstheme="minorHAnsi"/>
        </w:rPr>
        <w:t xml:space="preserve"> </w:t>
      </w:r>
      <w:r w:rsidR="006B5A9B">
        <w:rPr>
          <w:rFonts w:eastAsia="Calibri" w:cstheme="minorHAnsi"/>
        </w:rPr>
        <w:t>select more services (or press ‘B’ on the right rail) and filter</w:t>
      </w:r>
      <w:r w:rsidR="006B5A9B" w:rsidRPr="00767591">
        <w:rPr>
          <w:rFonts w:eastAsia="Calibri" w:cstheme="minorHAnsi"/>
        </w:rPr>
        <w:t xml:space="preserve"> </w:t>
      </w:r>
      <w:r w:rsidRPr="00767591">
        <w:rPr>
          <w:rFonts w:eastAsia="Calibri" w:cstheme="minorHAnsi"/>
        </w:rPr>
        <w:t xml:space="preserve">for </w:t>
      </w:r>
      <w:r w:rsidR="00791231">
        <w:rPr>
          <w:rFonts w:eastAsia="Calibri" w:cstheme="minorHAnsi"/>
        </w:rPr>
        <w:t>‘</w:t>
      </w:r>
      <w:r w:rsidRPr="00580B25">
        <w:rPr>
          <w:rFonts w:eastAsia="Calibri" w:cstheme="minorHAnsi"/>
          <w:i/>
        </w:rPr>
        <w:t xml:space="preserve">Azure Active </w:t>
      </w:r>
      <w:r w:rsidR="00791231" w:rsidRPr="00580B25">
        <w:rPr>
          <w:rFonts w:eastAsia="Calibri" w:cstheme="minorHAnsi"/>
          <w:i/>
        </w:rPr>
        <w:t>D</w:t>
      </w:r>
      <w:r w:rsidRPr="00580B25">
        <w:rPr>
          <w:rFonts w:eastAsia="Calibri" w:cstheme="minorHAnsi"/>
          <w:i/>
        </w:rPr>
        <w:t>irectory</w:t>
      </w:r>
      <w:r w:rsidR="00791231" w:rsidRPr="00580B25">
        <w:rPr>
          <w:rFonts w:eastAsia="Calibri" w:cstheme="minorHAnsi"/>
          <w:i/>
        </w:rPr>
        <w:t>’</w:t>
      </w:r>
    </w:p>
    <w:p w14:paraId="0CF9FDC5" w14:textId="77777777" w:rsidR="006B5A9B" w:rsidRPr="00580B25" w:rsidRDefault="006B5A9B" w:rsidP="00C657F9">
      <w:pPr>
        <w:numPr>
          <w:ilvl w:val="1"/>
          <w:numId w:val="3"/>
        </w:numPr>
        <w:spacing w:before="100" w:after="41" w:line="268" w:lineRule="auto"/>
        <w:ind w:left="360" w:right="678" w:hanging="360"/>
        <w:rPr>
          <w:rFonts w:cstheme="minorHAnsi"/>
        </w:rPr>
      </w:pPr>
      <w:r>
        <w:rPr>
          <w:rFonts w:eastAsia="Calibri" w:cstheme="minorHAnsi"/>
        </w:rPr>
        <w:t>Select ‘</w:t>
      </w:r>
      <w:r w:rsidRPr="00580B25">
        <w:rPr>
          <w:rFonts w:eastAsia="Calibri" w:cstheme="minorHAnsi"/>
          <w:b/>
        </w:rPr>
        <w:t>App Registrations</w:t>
      </w:r>
      <w:r>
        <w:rPr>
          <w:rFonts w:eastAsia="Calibri" w:cstheme="minorHAnsi"/>
        </w:rPr>
        <w:t xml:space="preserve">’ </w:t>
      </w:r>
    </w:p>
    <w:p w14:paraId="26CD0A8E" w14:textId="325E8AE5" w:rsidR="006B5A9B" w:rsidRPr="00580B25" w:rsidRDefault="006B5A9B" w:rsidP="00580B25">
      <w:pPr>
        <w:numPr>
          <w:ilvl w:val="1"/>
          <w:numId w:val="3"/>
        </w:numPr>
        <w:spacing w:before="100" w:after="41" w:line="268" w:lineRule="auto"/>
        <w:ind w:left="360" w:right="678" w:hanging="360"/>
        <w:rPr>
          <w:rFonts w:cstheme="minorHAnsi"/>
        </w:rPr>
      </w:pPr>
      <w:r>
        <w:rPr>
          <w:rFonts w:eastAsia="Calibri" w:cstheme="minorHAnsi"/>
        </w:rPr>
        <w:t xml:space="preserve">Select your application you created. It will be listed with your selected  </w:t>
      </w:r>
      <w:r w:rsidR="00F23E5D" w:rsidRPr="00767591">
        <w:rPr>
          <w:rFonts w:cstheme="minorHAnsi"/>
          <w:color w:val="FF4500"/>
          <w:sz w:val="19"/>
          <w:szCs w:val="19"/>
        </w:rPr>
        <w:t>$suffix</w:t>
      </w:r>
      <w:r w:rsidR="00F23E5D" w:rsidRPr="00767591">
        <w:rPr>
          <w:rFonts w:cstheme="minorHAnsi"/>
          <w:color w:val="000000"/>
          <w:sz w:val="19"/>
          <w:szCs w:val="19"/>
        </w:rPr>
        <w:t xml:space="preserve"> </w:t>
      </w:r>
      <w:r w:rsidRPr="00580B25">
        <w:rPr>
          <w:rFonts w:eastAsia="Calibri" w:cstheme="minorHAnsi"/>
        </w:rPr>
        <w:t>with the name</w:t>
      </w:r>
      <w:r>
        <w:rPr>
          <w:rFonts w:cstheme="minorHAnsi"/>
          <w:color w:val="A9A9A9"/>
          <w:sz w:val="19"/>
          <w:szCs w:val="19"/>
        </w:rPr>
        <w:t xml:space="preserve"> </w:t>
      </w:r>
      <w:r w:rsidR="00F23E5D" w:rsidRPr="00767591">
        <w:rPr>
          <w:rFonts w:cstheme="minorHAnsi"/>
          <w:color w:val="000000"/>
          <w:sz w:val="19"/>
          <w:szCs w:val="19"/>
        </w:rPr>
        <w:t xml:space="preserve"> </w:t>
      </w:r>
      <w:r w:rsidR="00F23E5D" w:rsidRPr="00767591">
        <w:rPr>
          <w:rFonts w:eastAsia="Calibri" w:cstheme="minorHAnsi"/>
        </w:rPr>
        <w:t>“</w:t>
      </w:r>
      <w:r w:rsidR="00F23E5D" w:rsidRPr="00767591">
        <w:rPr>
          <w:rFonts w:cstheme="minorHAnsi"/>
          <w:color w:val="8B0000"/>
          <w:sz w:val="19"/>
          <w:szCs w:val="19"/>
        </w:rPr>
        <w:t>Azure PCI PAAS Sample</w:t>
      </w:r>
      <w:r w:rsidR="00F23E5D" w:rsidRPr="00767591">
        <w:rPr>
          <w:rFonts w:eastAsia="Calibri" w:cstheme="minorHAnsi"/>
          <w:color w:val="183691"/>
          <w:sz w:val="18"/>
        </w:rPr>
        <w:t>”</w:t>
      </w:r>
      <w:r w:rsidR="00F23E5D" w:rsidRPr="00767591">
        <w:rPr>
          <w:rFonts w:eastAsia="Calibri" w:cstheme="minorHAnsi"/>
        </w:rPr>
        <w:t xml:space="preserve"> </w:t>
      </w:r>
    </w:p>
    <w:p w14:paraId="5F2EC61F" w14:textId="7A48F182" w:rsidR="006B5A9B" w:rsidRPr="00580B25" w:rsidRDefault="006B5A9B">
      <w:pPr>
        <w:numPr>
          <w:ilvl w:val="1"/>
          <w:numId w:val="3"/>
        </w:numPr>
        <w:spacing w:before="100" w:after="41" w:line="268" w:lineRule="auto"/>
        <w:ind w:left="360" w:right="678" w:hanging="360"/>
        <w:rPr>
          <w:rFonts w:cstheme="minorHAnsi"/>
        </w:rPr>
      </w:pPr>
      <w:r>
        <w:rPr>
          <w:rFonts w:eastAsia="Calibri" w:cstheme="minorHAnsi"/>
        </w:rPr>
        <w:t>Select</w:t>
      </w:r>
      <w:r w:rsidR="00F23E5D" w:rsidRPr="006B5A9B">
        <w:rPr>
          <w:rFonts w:eastAsia="Calibri" w:cstheme="minorHAnsi"/>
        </w:rPr>
        <w:t xml:space="preserve"> “</w:t>
      </w:r>
      <w:r w:rsidR="00F23E5D" w:rsidRPr="00580B25">
        <w:rPr>
          <w:rFonts w:eastAsia="Calibri" w:cstheme="minorHAnsi"/>
          <w:b/>
        </w:rPr>
        <w:t>Required Permissions</w:t>
      </w:r>
      <w:r w:rsidR="00F23E5D" w:rsidRPr="006B5A9B">
        <w:rPr>
          <w:rFonts w:eastAsia="Calibri" w:cstheme="minorHAnsi"/>
        </w:rPr>
        <w:t xml:space="preserve">” </w:t>
      </w:r>
    </w:p>
    <w:p w14:paraId="5FAAB76B" w14:textId="73FF5A0C" w:rsidR="006B5A9B" w:rsidRPr="00580B25" w:rsidRDefault="006B5A9B">
      <w:pPr>
        <w:numPr>
          <w:ilvl w:val="1"/>
          <w:numId w:val="3"/>
        </w:numPr>
        <w:spacing w:before="100" w:after="41" w:line="268" w:lineRule="auto"/>
        <w:ind w:left="360" w:right="678" w:hanging="360"/>
        <w:rPr>
          <w:rFonts w:cstheme="minorHAnsi"/>
        </w:rPr>
      </w:pPr>
      <w:r>
        <w:rPr>
          <w:rFonts w:eastAsia="Calibri" w:cstheme="minorHAnsi"/>
        </w:rPr>
        <w:t>Select ‘</w:t>
      </w:r>
      <w:r w:rsidRPr="00580B25">
        <w:rPr>
          <w:rFonts w:eastAsia="Calibri" w:cstheme="minorHAnsi"/>
          <w:b/>
        </w:rPr>
        <w:t>+</w:t>
      </w:r>
      <w:r w:rsidR="003929F4" w:rsidRPr="00580B25">
        <w:rPr>
          <w:rFonts w:eastAsia="Calibri" w:cstheme="minorHAnsi"/>
          <w:b/>
        </w:rPr>
        <w:t>Add</w:t>
      </w:r>
      <w:r>
        <w:rPr>
          <w:rFonts w:eastAsia="Calibri" w:cstheme="minorHAnsi"/>
          <w:b/>
        </w:rPr>
        <w:t>’</w:t>
      </w:r>
    </w:p>
    <w:p w14:paraId="632FFE8C" w14:textId="7F7660A5" w:rsidR="006B5A9B" w:rsidRPr="00580B25" w:rsidRDefault="006B5A9B">
      <w:pPr>
        <w:numPr>
          <w:ilvl w:val="1"/>
          <w:numId w:val="3"/>
        </w:numPr>
        <w:spacing w:before="100" w:after="41" w:line="268" w:lineRule="auto"/>
        <w:ind w:left="360" w:right="678" w:hanging="360"/>
        <w:rPr>
          <w:rFonts w:cstheme="minorHAnsi"/>
        </w:rPr>
      </w:pPr>
      <w:r>
        <w:rPr>
          <w:rFonts w:eastAsia="Calibri" w:cstheme="minorHAnsi"/>
        </w:rPr>
        <w:t xml:space="preserve">Select  </w:t>
      </w:r>
      <w:r w:rsidRPr="00580B25">
        <w:rPr>
          <w:rFonts w:eastAsia="Calibri" w:cstheme="minorHAnsi"/>
          <w:b/>
        </w:rPr>
        <w:t>‘Select an API’</w:t>
      </w:r>
    </w:p>
    <w:p w14:paraId="7B668E27" w14:textId="488FCFB6" w:rsidR="006B5A9B" w:rsidRPr="00580B25" w:rsidRDefault="006B5A9B">
      <w:pPr>
        <w:numPr>
          <w:ilvl w:val="1"/>
          <w:numId w:val="3"/>
        </w:numPr>
        <w:spacing w:before="100" w:after="41" w:line="268" w:lineRule="auto"/>
        <w:ind w:left="360" w:right="678" w:hanging="360"/>
        <w:rPr>
          <w:rFonts w:cstheme="minorHAnsi"/>
        </w:rPr>
      </w:pPr>
      <w:r>
        <w:rPr>
          <w:rFonts w:eastAsia="Calibri" w:cstheme="minorHAnsi"/>
        </w:rPr>
        <w:t>In this list we will modify, ‘</w:t>
      </w:r>
      <w:r w:rsidRPr="00580B25">
        <w:rPr>
          <w:rFonts w:eastAsia="Calibri" w:cstheme="minorHAnsi"/>
          <w:b/>
        </w:rPr>
        <w:t xml:space="preserve">Windows Azure </w:t>
      </w:r>
      <w:r>
        <w:rPr>
          <w:rFonts w:eastAsia="Calibri" w:cstheme="minorHAnsi"/>
          <w:b/>
        </w:rPr>
        <w:t xml:space="preserve">Active </w:t>
      </w:r>
      <w:r w:rsidRPr="00580B25">
        <w:rPr>
          <w:rFonts w:eastAsia="Calibri" w:cstheme="minorHAnsi"/>
          <w:b/>
        </w:rPr>
        <w:t>Directory’</w:t>
      </w:r>
      <w:r>
        <w:rPr>
          <w:rFonts w:eastAsia="Calibri" w:cstheme="minorHAnsi"/>
        </w:rPr>
        <w:t xml:space="preserve">, </w:t>
      </w:r>
      <w:r w:rsidRPr="00580B25">
        <w:rPr>
          <w:rFonts w:eastAsia="Calibri" w:cstheme="minorHAnsi"/>
          <w:b/>
        </w:rPr>
        <w:t>Microsoft Graph’</w:t>
      </w:r>
      <w:r>
        <w:rPr>
          <w:rFonts w:eastAsia="Calibri" w:cstheme="minorHAnsi"/>
        </w:rPr>
        <w:t>, ‘</w:t>
      </w:r>
      <w:r w:rsidRPr="00580B25">
        <w:rPr>
          <w:rFonts w:eastAsia="Calibri" w:cstheme="minorHAnsi"/>
          <w:b/>
        </w:rPr>
        <w:t>Windows Azure Service Management API</w:t>
      </w:r>
      <w:r>
        <w:rPr>
          <w:rFonts w:eastAsia="Calibri" w:cstheme="minorHAnsi"/>
        </w:rPr>
        <w:t>’, and **‘</w:t>
      </w:r>
      <w:r w:rsidRPr="00580B25">
        <w:rPr>
          <w:rFonts w:eastAsia="Calibri" w:cstheme="minorHAnsi"/>
          <w:b/>
        </w:rPr>
        <w:t>Azure Key Vault’</w:t>
      </w:r>
      <w:r>
        <w:rPr>
          <w:rFonts w:eastAsia="Calibri" w:cstheme="minorHAnsi"/>
          <w:b/>
        </w:rPr>
        <w:t xml:space="preserve">. </w:t>
      </w:r>
    </w:p>
    <w:p w14:paraId="53436868" w14:textId="445A8952" w:rsidR="006B5A9B" w:rsidRDefault="006B5A9B" w:rsidP="006B5A9B">
      <w:pPr>
        <w:ind w:left="720"/>
        <w:rPr>
          <w:rFonts w:eastAsia="Calibri" w:cstheme="minorHAnsi"/>
          <w:sz w:val="20"/>
        </w:rPr>
      </w:pPr>
      <w:r w:rsidRPr="00580B25">
        <w:rPr>
          <w:rFonts w:eastAsia="Calibri" w:cstheme="minorHAnsi"/>
          <w:b/>
          <w:sz w:val="24"/>
        </w:rPr>
        <w:t>NOTE</w:t>
      </w:r>
      <w:r>
        <w:rPr>
          <w:rFonts w:eastAsia="Calibri" w:cstheme="minorHAnsi"/>
        </w:rPr>
        <w:t>: If ‘</w:t>
      </w:r>
      <w:r w:rsidRPr="00872A5E">
        <w:rPr>
          <w:rFonts w:eastAsia="Calibri" w:cstheme="minorHAnsi"/>
          <w:b/>
        </w:rPr>
        <w:t>Azure Key Vault’</w:t>
      </w:r>
      <w:r>
        <w:rPr>
          <w:rFonts w:eastAsia="Calibri" w:cstheme="minorHAnsi"/>
          <w:b/>
        </w:rPr>
        <w:t xml:space="preserve"> </w:t>
      </w:r>
      <w:r w:rsidRPr="00580B25">
        <w:rPr>
          <w:rFonts w:eastAsia="Calibri" w:cstheme="minorHAnsi"/>
        </w:rPr>
        <w:t>is not</w:t>
      </w:r>
      <w:r>
        <w:rPr>
          <w:rFonts w:eastAsia="Calibri" w:cstheme="minorHAnsi"/>
          <w:b/>
        </w:rPr>
        <w:t xml:space="preserve"> </w:t>
      </w:r>
      <w:r w:rsidRPr="000B24FF">
        <w:rPr>
          <w:rFonts w:eastAsia="Calibri" w:cstheme="minorHAnsi"/>
          <w:sz w:val="20"/>
        </w:rPr>
        <w:t xml:space="preserve">If you don’t see this permission then please follow the </w:t>
      </w:r>
      <w:hyperlink r:id="rId29" w:history="1">
        <w:r w:rsidRPr="006B5A9B">
          <w:rPr>
            <w:rStyle w:val="Hyperlink"/>
            <w:rFonts w:eastAsia="Calibri" w:cstheme="minorHAnsi"/>
            <w:sz w:val="20"/>
          </w:rPr>
          <w:t>guidance from this blog</w:t>
        </w:r>
      </w:hyperlink>
    </w:p>
    <w:p w14:paraId="6052F18B" w14:textId="02C71450" w:rsidR="006F4B85" w:rsidRPr="000B24FF" w:rsidRDefault="006F4B85" w:rsidP="00580B25">
      <w:pPr>
        <w:rPr>
          <w:rFonts w:eastAsia="Calibri" w:cstheme="minorHAnsi"/>
          <w:sz w:val="20"/>
        </w:rPr>
      </w:pPr>
      <w:r>
        <w:rPr>
          <w:rFonts w:eastAsia="Calibri" w:cstheme="minorHAnsi"/>
          <w:sz w:val="20"/>
        </w:rPr>
        <w:t>The following step through will assist you in configuring each of the permission sets.</w:t>
      </w:r>
    </w:p>
    <w:p w14:paraId="6EE154DF" w14:textId="35265398" w:rsidR="006B5A9B" w:rsidRDefault="006B5A9B" w:rsidP="00580B25">
      <w:pPr>
        <w:pStyle w:val="ListParagraph"/>
        <w:numPr>
          <w:ilvl w:val="0"/>
          <w:numId w:val="37"/>
        </w:numPr>
        <w:spacing w:before="100" w:after="41" w:line="268" w:lineRule="auto"/>
        <w:ind w:right="678"/>
        <w:rPr>
          <w:rFonts w:eastAsia="Calibri" w:cstheme="minorHAnsi"/>
          <w:b/>
        </w:rPr>
      </w:pPr>
      <w:r w:rsidRPr="00580B25">
        <w:rPr>
          <w:rFonts w:cstheme="minorHAnsi"/>
        </w:rPr>
        <w:t>Select</w:t>
      </w:r>
      <w:r w:rsidR="007C4BFD">
        <w:rPr>
          <w:rFonts w:cstheme="minorHAnsi"/>
        </w:rPr>
        <w:t xml:space="preserve"> an API - </w:t>
      </w:r>
      <w:r w:rsidRPr="00580B25">
        <w:rPr>
          <w:rFonts w:cstheme="minorHAnsi"/>
        </w:rPr>
        <w:t xml:space="preserve"> </w:t>
      </w:r>
      <w:r w:rsidRPr="00580B25">
        <w:rPr>
          <w:rFonts w:eastAsia="Calibri" w:cstheme="minorHAnsi"/>
          <w:b/>
        </w:rPr>
        <w:t>Windows Azure Active Directory</w:t>
      </w:r>
      <w:r w:rsidR="00174A39">
        <w:rPr>
          <w:rFonts w:eastAsia="Calibri" w:cstheme="minorHAnsi"/>
          <w:b/>
        </w:rPr>
        <w:t xml:space="preserve"> - </w:t>
      </w:r>
      <w:r w:rsidR="00174A39" w:rsidRPr="00580B25">
        <w:rPr>
          <w:rFonts w:eastAsia="Calibri" w:cstheme="minorHAnsi"/>
        </w:rPr>
        <w:t>Select</w:t>
      </w:r>
    </w:p>
    <w:p w14:paraId="349B735A" w14:textId="68797488" w:rsidR="007C4BFD" w:rsidRPr="00872A5E" w:rsidRDefault="007C4BFD" w:rsidP="007C4BFD">
      <w:pPr>
        <w:pStyle w:val="ListParagraph"/>
        <w:numPr>
          <w:ilvl w:val="1"/>
          <w:numId w:val="37"/>
        </w:numPr>
        <w:spacing w:before="100" w:after="41" w:line="268" w:lineRule="auto"/>
        <w:ind w:right="678"/>
        <w:rPr>
          <w:rFonts w:eastAsia="Calibri" w:cstheme="minorHAnsi"/>
        </w:rPr>
      </w:pPr>
      <w:r w:rsidRPr="00872A5E">
        <w:rPr>
          <w:rFonts w:eastAsia="Calibri" w:cstheme="minorHAnsi"/>
        </w:rPr>
        <w:t xml:space="preserve">Select the following </w:t>
      </w:r>
      <w:r>
        <w:rPr>
          <w:rFonts w:eastAsia="Calibri" w:cstheme="minorHAnsi"/>
        </w:rPr>
        <w:t>2 application</w:t>
      </w:r>
      <w:r w:rsidRPr="00872A5E">
        <w:rPr>
          <w:rFonts w:eastAsia="Calibri" w:cstheme="minorHAnsi"/>
        </w:rPr>
        <w:t xml:space="preserve"> Permissions</w:t>
      </w:r>
    </w:p>
    <w:p w14:paraId="02BA046B" w14:textId="49FF975D" w:rsidR="007C4BFD" w:rsidRPr="00580B25" w:rsidRDefault="007C4BFD" w:rsidP="00580B25">
      <w:pPr>
        <w:pStyle w:val="ListParagraph"/>
        <w:spacing w:before="100" w:after="41" w:line="268" w:lineRule="auto"/>
        <w:ind w:left="1440" w:right="678"/>
        <w:rPr>
          <w:rFonts w:eastAsia="Calibri" w:cstheme="minorHAnsi"/>
          <w:b/>
        </w:rPr>
      </w:pPr>
      <w:r w:rsidRPr="00580B25">
        <w:rPr>
          <w:rFonts w:eastAsia="Calibri" w:cstheme="minorHAnsi"/>
          <w:b/>
        </w:rPr>
        <w:t>Read Directory Data</w:t>
      </w:r>
    </w:p>
    <w:p w14:paraId="6D5EA30C" w14:textId="72236E7F" w:rsidR="007C4BFD" w:rsidRPr="00580B25" w:rsidRDefault="007C4BFD" w:rsidP="00580B25">
      <w:pPr>
        <w:pStyle w:val="ListParagraph"/>
        <w:spacing w:before="100" w:after="41" w:line="268" w:lineRule="auto"/>
        <w:ind w:left="1440" w:right="678"/>
        <w:rPr>
          <w:rFonts w:eastAsia="Calibri" w:cstheme="minorHAnsi"/>
          <w:b/>
        </w:rPr>
      </w:pPr>
      <w:r w:rsidRPr="00580B25">
        <w:rPr>
          <w:rFonts w:eastAsia="Calibri" w:cstheme="minorHAnsi"/>
          <w:b/>
        </w:rPr>
        <w:t>Read and Write directory data</w:t>
      </w:r>
    </w:p>
    <w:p w14:paraId="59669B06" w14:textId="715D9A5F" w:rsidR="004914A5" w:rsidRDefault="004914A5" w:rsidP="00580B25">
      <w:pPr>
        <w:pStyle w:val="ListParagraph"/>
        <w:numPr>
          <w:ilvl w:val="1"/>
          <w:numId w:val="37"/>
        </w:numPr>
        <w:spacing w:before="100" w:after="41" w:line="268" w:lineRule="auto"/>
        <w:ind w:right="678"/>
        <w:rPr>
          <w:rFonts w:eastAsia="Calibri" w:cstheme="minorHAnsi"/>
        </w:rPr>
      </w:pPr>
      <w:r w:rsidRPr="00580B25">
        <w:rPr>
          <w:rFonts w:eastAsia="Calibri" w:cstheme="minorHAnsi"/>
        </w:rPr>
        <w:t xml:space="preserve">Select the following </w:t>
      </w:r>
      <w:r w:rsidR="007C4BFD">
        <w:rPr>
          <w:rFonts w:eastAsia="Calibri" w:cstheme="minorHAnsi"/>
        </w:rPr>
        <w:t xml:space="preserve">3 </w:t>
      </w:r>
      <w:r>
        <w:rPr>
          <w:rFonts w:eastAsia="Calibri" w:cstheme="minorHAnsi"/>
        </w:rPr>
        <w:t>Delegated</w:t>
      </w:r>
      <w:r w:rsidRPr="00580B25">
        <w:rPr>
          <w:rFonts w:eastAsia="Calibri" w:cstheme="minorHAnsi"/>
        </w:rPr>
        <w:t xml:space="preserve"> Permissions</w:t>
      </w:r>
    </w:p>
    <w:p w14:paraId="41B2273A" w14:textId="24133E1A" w:rsidR="007C4BFD" w:rsidRPr="00580B25" w:rsidRDefault="007C4BFD" w:rsidP="00580B25">
      <w:pPr>
        <w:spacing w:after="41" w:line="268" w:lineRule="auto"/>
        <w:ind w:left="1440" w:right="678"/>
        <w:rPr>
          <w:b/>
        </w:rPr>
      </w:pPr>
      <w:r w:rsidRPr="00580B25">
        <w:rPr>
          <w:b/>
        </w:rPr>
        <w:lastRenderedPageBreak/>
        <w:t>Read all groups</w:t>
      </w:r>
    </w:p>
    <w:p w14:paraId="11423C4C" w14:textId="0A98AFE5" w:rsidR="007C4BFD" w:rsidRPr="00580B25" w:rsidRDefault="007C4BFD" w:rsidP="00580B25">
      <w:pPr>
        <w:spacing w:after="41" w:line="268" w:lineRule="auto"/>
        <w:ind w:left="1440" w:right="678"/>
        <w:rPr>
          <w:b/>
        </w:rPr>
      </w:pPr>
      <w:r w:rsidRPr="00580B25">
        <w:rPr>
          <w:b/>
        </w:rPr>
        <w:t>Read directory data</w:t>
      </w:r>
    </w:p>
    <w:p w14:paraId="1EA095B9" w14:textId="6FD63F2C" w:rsidR="007C4BFD" w:rsidRDefault="007C4BFD" w:rsidP="00580B25">
      <w:pPr>
        <w:spacing w:after="41" w:line="268" w:lineRule="auto"/>
        <w:ind w:left="1440" w:right="678"/>
        <w:rPr>
          <w:b/>
        </w:rPr>
      </w:pPr>
      <w:r w:rsidRPr="00580B25">
        <w:rPr>
          <w:b/>
        </w:rPr>
        <w:t>Access the directory as the signed-in user</w:t>
      </w:r>
    </w:p>
    <w:p w14:paraId="42325A86" w14:textId="15051D9B" w:rsidR="007C4BFD" w:rsidRDefault="007C4BFD" w:rsidP="00580B25">
      <w:pPr>
        <w:pStyle w:val="ListParagraph"/>
        <w:numPr>
          <w:ilvl w:val="0"/>
          <w:numId w:val="37"/>
        </w:numPr>
        <w:spacing w:before="100" w:after="41" w:line="268" w:lineRule="auto"/>
        <w:ind w:right="678"/>
      </w:pPr>
      <w:r>
        <w:t>Select</w:t>
      </w:r>
    </w:p>
    <w:p w14:paraId="004D8F4A" w14:textId="67C1F667" w:rsidR="007C4BFD" w:rsidRDefault="007C4BFD" w:rsidP="00580B25">
      <w:pPr>
        <w:pStyle w:val="ListParagraph"/>
        <w:numPr>
          <w:ilvl w:val="0"/>
          <w:numId w:val="37"/>
        </w:numPr>
        <w:spacing w:before="100" w:after="41" w:line="268" w:lineRule="auto"/>
        <w:ind w:right="678"/>
      </w:pPr>
      <w:r>
        <w:t>Done</w:t>
      </w:r>
    </w:p>
    <w:p w14:paraId="1716CE4C" w14:textId="77777777" w:rsidR="00174A39" w:rsidRDefault="00174A39" w:rsidP="00580B25">
      <w:pPr>
        <w:pStyle w:val="ListParagraph"/>
        <w:spacing w:before="100" w:after="41" w:line="268" w:lineRule="auto"/>
        <w:ind w:left="360" w:right="678"/>
      </w:pPr>
    </w:p>
    <w:p w14:paraId="6853D816" w14:textId="59E6F60F" w:rsidR="00174A39" w:rsidRPr="00580B25" w:rsidRDefault="007C4BFD" w:rsidP="00580B25">
      <w:pPr>
        <w:pStyle w:val="ListParagraph"/>
        <w:numPr>
          <w:ilvl w:val="0"/>
          <w:numId w:val="38"/>
        </w:numPr>
        <w:spacing w:before="100" w:after="41" w:line="268" w:lineRule="auto"/>
        <w:ind w:right="678"/>
        <w:rPr>
          <w:rFonts w:eastAsia="Calibri" w:cstheme="minorHAnsi"/>
          <w:b/>
        </w:rPr>
      </w:pPr>
      <w:r w:rsidRPr="00580B25">
        <w:rPr>
          <w:rFonts w:cstheme="minorHAnsi"/>
        </w:rPr>
        <w:t xml:space="preserve">Select an API   - </w:t>
      </w:r>
      <w:r w:rsidR="00174A39" w:rsidRPr="00580B25">
        <w:rPr>
          <w:rFonts w:eastAsia="Calibri" w:cstheme="minorHAnsi"/>
          <w:b/>
        </w:rPr>
        <w:t>Microsoft Graph</w:t>
      </w:r>
      <w:r w:rsidR="00174A39">
        <w:rPr>
          <w:rFonts w:eastAsia="Calibri" w:cstheme="minorHAnsi"/>
          <w:b/>
        </w:rPr>
        <w:t xml:space="preserve"> - </w:t>
      </w:r>
      <w:r w:rsidR="00174A39" w:rsidRPr="00872A5E">
        <w:rPr>
          <w:rFonts w:eastAsia="Calibri" w:cstheme="minorHAnsi"/>
        </w:rPr>
        <w:t>Select</w:t>
      </w:r>
    </w:p>
    <w:p w14:paraId="37CF9A3A" w14:textId="34FA270C" w:rsidR="007C4BFD" w:rsidRPr="00872A5E" w:rsidRDefault="007C4BFD" w:rsidP="00580B25">
      <w:pPr>
        <w:pStyle w:val="ListParagraph"/>
        <w:numPr>
          <w:ilvl w:val="1"/>
          <w:numId w:val="38"/>
        </w:numPr>
        <w:spacing w:before="100" w:after="41" w:line="268" w:lineRule="auto"/>
        <w:ind w:right="678"/>
        <w:rPr>
          <w:rFonts w:eastAsia="Calibri" w:cstheme="minorHAnsi"/>
        </w:rPr>
      </w:pPr>
      <w:r w:rsidRPr="00872A5E">
        <w:rPr>
          <w:rFonts w:eastAsia="Calibri" w:cstheme="minorHAnsi"/>
        </w:rPr>
        <w:t xml:space="preserve">Select the following </w:t>
      </w:r>
      <w:r w:rsidR="00174A39">
        <w:rPr>
          <w:rFonts w:eastAsia="Calibri" w:cstheme="minorHAnsi"/>
        </w:rPr>
        <w:t>6</w:t>
      </w:r>
      <w:r>
        <w:rPr>
          <w:rFonts w:eastAsia="Calibri" w:cstheme="minorHAnsi"/>
        </w:rPr>
        <w:t xml:space="preserve"> application</w:t>
      </w:r>
      <w:r w:rsidRPr="00872A5E">
        <w:rPr>
          <w:rFonts w:eastAsia="Calibri" w:cstheme="minorHAnsi"/>
        </w:rPr>
        <w:t xml:space="preserve"> Permissions</w:t>
      </w:r>
    </w:p>
    <w:p w14:paraId="7BCE483D" w14:textId="25901F86" w:rsidR="00174A39" w:rsidRDefault="00174A39" w:rsidP="007C4BFD">
      <w:pPr>
        <w:pStyle w:val="ListParagraph"/>
        <w:spacing w:before="100" w:after="41" w:line="268" w:lineRule="auto"/>
        <w:ind w:left="1440" w:right="678"/>
        <w:rPr>
          <w:rFonts w:eastAsia="Calibri" w:cstheme="minorHAnsi"/>
          <w:b/>
        </w:rPr>
      </w:pPr>
      <w:r>
        <w:rPr>
          <w:rFonts w:eastAsia="Calibri" w:cstheme="minorHAnsi"/>
          <w:b/>
        </w:rPr>
        <w:t>Read files in all site collections</w:t>
      </w:r>
    </w:p>
    <w:p w14:paraId="251629E1" w14:textId="5CFA47BD" w:rsidR="00174A39" w:rsidRDefault="00174A39" w:rsidP="007C4BFD">
      <w:pPr>
        <w:pStyle w:val="ListParagraph"/>
        <w:spacing w:before="100" w:after="41" w:line="268" w:lineRule="auto"/>
        <w:ind w:left="1440" w:right="678"/>
        <w:rPr>
          <w:rFonts w:eastAsia="Calibri" w:cstheme="minorHAnsi"/>
          <w:b/>
        </w:rPr>
      </w:pPr>
      <w:r>
        <w:rPr>
          <w:rFonts w:eastAsia="Calibri" w:cstheme="minorHAnsi"/>
          <w:b/>
        </w:rPr>
        <w:t>Read all groups</w:t>
      </w:r>
    </w:p>
    <w:p w14:paraId="325C7D23" w14:textId="7BB8CE46" w:rsidR="007C4BFD" w:rsidRPr="00872A5E" w:rsidRDefault="007C4BFD" w:rsidP="007C4BFD">
      <w:pPr>
        <w:pStyle w:val="ListParagraph"/>
        <w:spacing w:before="100" w:after="41" w:line="268" w:lineRule="auto"/>
        <w:ind w:left="1440" w:right="678"/>
        <w:rPr>
          <w:rFonts w:eastAsia="Calibri" w:cstheme="minorHAnsi"/>
          <w:b/>
        </w:rPr>
      </w:pPr>
      <w:r w:rsidRPr="00872A5E">
        <w:rPr>
          <w:rFonts w:eastAsia="Calibri" w:cstheme="minorHAnsi"/>
          <w:b/>
        </w:rPr>
        <w:t>Read Directory Data</w:t>
      </w:r>
    </w:p>
    <w:p w14:paraId="213967EE" w14:textId="5863DA52" w:rsidR="007C4BFD" w:rsidRDefault="007C4BFD" w:rsidP="007C4BFD">
      <w:pPr>
        <w:pStyle w:val="ListParagraph"/>
        <w:spacing w:before="100" w:after="41" w:line="268" w:lineRule="auto"/>
        <w:ind w:left="1440" w:right="678"/>
        <w:rPr>
          <w:rFonts w:eastAsia="Calibri" w:cstheme="minorHAnsi"/>
          <w:b/>
        </w:rPr>
      </w:pPr>
      <w:r w:rsidRPr="00872A5E">
        <w:rPr>
          <w:rFonts w:eastAsia="Calibri" w:cstheme="minorHAnsi"/>
          <w:b/>
        </w:rPr>
        <w:t>Read and Write directory data</w:t>
      </w:r>
    </w:p>
    <w:p w14:paraId="09BB709B" w14:textId="3A0121DC" w:rsidR="00174A39" w:rsidRDefault="00174A39" w:rsidP="007C4BFD">
      <w:pPr>
        <w:pStyle w:val="ListParagraph"/>
        <w:spacing w:before="100" w:after="41" w:line="268" w:lineRule="auto"/>
        <w:ind w:left="1440" w:right="678"/>
        <w:rPr>
          <w:rFonts w:eastAsia="Calibri" w:cstheme="minorHAnsi"/>
          <w:b/>
        </w:rPr>
      </w:pPr>
      <w:r>
        <w:rPr>
          <w:rFonts w:eastAsia="Calibri" w:cstheme="minorHAnsi"/>
          <w:b/>
        </w:rPr>
        <w:t>Read all users’ full profiles</w:t>
      </w:r>
    </w:p>
    <w:p w14:paraId="587CD49B" w14:textId="5A541E34" w:rsidR="00174A39" w:rsidRPr="00872A5E" w:rsidRDefault="00174A39" w:rsidP="007C4BFD">
      <w:pPr>
        <w:pStyle w:val="ListParagraph"/>
        <w:spacing w:before="100" w:after="41" w:line="268" w:lineRule="auto"/>
        <w:ind w:left="1440" w:right="678"/>
        <w:rPr>
          <w:rFonts w:eastAsia="Calibri" w:cstheme="minorHAnsi"/>
          <w:b/>
        </w:rPr>
      </w:pPr>
      <w:r>
        <w:rPr>
          <w:rFonts w:eastAsia="Calibri" w:cstheme="minorHAnsi"/>
          <w:b/>
        </w:rPr>
        <w:t>Read all identity risk event information</w:t>
      </w:r>
    </w:p>
    <w:p w14:paraId="3254E27D" w14:textId="7EC7440D" w:rsidR="007C4BFD" w:rsidRDefault="007C4BFD" w:rsidP="00580B25">
      <w:pPr>
        <w:pStyle w:val="ListParagraph"/>
        <w:numPr>
          <w:ilvl w:val="1"/>
          <w:numId w:val="38"/>
        </w:numPr>
        <w:spacing w:before="100" w:after="41" w:line="268" w:lineRule="auto"/>
        <w:ind w:right="678"/>
        <w:rPr>
          <w:rFonts w:eastAsia="Calibri" w:cstheme="minorHAnsi"/>
        </w:rPr>
      </w:pPr>
      <w:r w:rsidRPr="00872A5E">
        <w:rPr>
          <w:rFonts w:eastAsia="Calibri" w:cstheme="minorHAnsi"/>
        </w:rPr>
        <w:t xml:space="preserve">Select the following </w:t>
      </w:r>
      <w:r w:rsidR="00174A39">
        <w:rPr>
          <w:rFonts w:eastAsia="Calibri" w:cstheme="minorHAnsi"/>
        </w:rPr>
        <w:t>7</w:t>
      </w:r>
      <w:r>
        <w:rPr>
          <w:rFonts w:eastAsia="Calibri" w:cstheme="minorHAnsi"/>
        </w:rPr>
        <w:t xml:space="preserve"> Delegated</w:t>
      </w:r>
      <w:r w:rsidRPr="00872A5E">
        <w:rPr>
          <w:rFonts w:eastAsia="Calibri" w:cstheme="minorHAnsi"/>
        </w:rPr>
        <w:t xml:space="preserve"> Permissions</w:t>
      </w:r>
    </w:p>
    <w:p w14:paraId="0C74955D" w14:textId="56ACB2C1" w:rsidR="00174A39" w:rsidRDefault="00174A39" w:rsidP="00580B25">
      <w:pPr>
        <w:spacing w:after="0" w:line="268" w:lineRule="auto"/>
        <w:ind w:left="1440" w:right="678"/>
        <w:rPr>
          <w:b/>
        </w:rPr>
      </w:pPr>
      <w:r>
        <w:rPr>
          <w:b/>
        </w:rPr>
        <w:t>Sign in and read user profiles</w:t>
      </w:r>
    </w:p>
    <w:p w14:paraId="3A52689C" w14:textId="661F9BEE" w:rsidR="00174A39" w:rsidRDefault="00174A39" w:rsidP="00580B25">
      <w:pPr>
        <w:spacing w:after="0" w:line="268" w:lineRule="auto"/>
        <w:ind w:left="1440" w:right="678"/>
        <w:rPr>
          <w:b/>
        </w:rPr>
      </w:pPr>
      <w:r>
        <w:rPr>
          <w:b/>
        </w:rPr>
        <w:t>Read all users’ basic profiles</w:t>
      </w:r>
    </w:p>
    <w:p w14:paraId="6696F7C3" w14:textId="77777777" w:rsidR="00174A39" w:rsidRDefault="00174A39" w:rsidP="00580B25">
      <w:pPr>
        <w:pStyle w:val="ListParagraph"/>
        <w:spacing w:before="100" w:after="0" w:line="268" w:lineRule="auto"/>
        <w:ind w:left="1440" w:right="678"/>
        <w:rPr>
          <w:rFonts w:eastAsia="Calibri" w:cstheme="minorHAnsi"/>
          <w:b/>
        </w:rPr>
      </w:pPr>
      <w:r>
        <w:rPr>
          <w:rFonts w:eastAsia="Calibri" w:cstheme="minorHAnsi"/>
          <w:b/>
        </w:rPr>
        <w:t>Read all users’ full profiles</w:t>
      </w:r>
    </w:p>
    <w:p w14:paraId="7D81A4C1" w14:textId="3D8AAF51" w:rsidR="007C4BFD" w:rsidRPr="00872A5E" w:rsidRDefault="007C4BFD" w:rsidP="007C4BFD">
      <w:pPr>
        <w:spacing w:after="41" w:line="268" w:lineRule="auto"/>
        <w:ind w:left="1440" w:right="678"/>
        <w:rPr>
          <w:b/>
        </w:rPr>
      </w:pPr>
      <w:r w:rsidRPr="00872A5E">
        <w:rPr>
          <w:b/>
        </w:rPr>
        <w:t>Read all groups</w:t>
      </w:r>
    </w:p>
    <w:p w14:paraId="719A8E06" w14:textId="65ADD5B2" w:rsidR="007C4BFD" w:rsidRDefault="007C4BFD" w:rsidP="007C4BFD">
      <w:pPr>
        <w:spacing w:after="41" w:line="268" w:lineRule="auto"/>
        <w:ind w:left="1440" w:right="678"/>
        <w:rPr>
          <w:b/>
        </w:rPr>
      </w:pPr>
      <w:r w:rsidRPr="00872A5E">
        <w:rPr>
          <w:b/>
        </w:rPr>
        <w:t>Read directory data</w:t>
      </w:r>
    </w:p>
    <w:p w14:paraId="58EBFE81" w14:textId="539AB3AE" w:rsidR="00174A39" w:rsidRPr="00872A5E" w:rsidRDefault="00174A39" w:rsidP="007C4BFD">
      <w:pPr>
        <w:spacing w:after="41" w:line="268" w:lineRule="auto"/>
        <w:ind w:left="1440" w:right="678"/>
        <w:rPr>
          <w:b/>
        </w:rPr>
      </w:pPr>
      <w:r>
        <w:rPr>
          <w:b/>
        </w:rPr>
        <w:t>Read and write directory data</w:t>
      </w:r>
    </w:p>
    <w:p w14:paraId="51477D95" w14:textId="77777777" w:rsidR="007C4BFD" w:rsidRDefault="007C4BFD" w:rsidP="007C4BFD">
      <w:pPr>
        <w:spacing w:after="41" w:line="268" w:lineRule="auto"/>
        <w:ind w:left="1440" w:right="678"/>
        <w:rPr>
          <w:b/>
        </w:rPr>
      </w:pPr>
      <w:r w:rsidRPr="00872A5E">
        <w:rPr>
          <w:b/>
        </w:rPr>
        <w:t>Access the directory as the signed-in user</w:t>
      </w:r>
    </w:p>
    <w:p w14:paraId="3EA98B48" w14:textId="77777777" w:rsidR="007C4BFD" w:rsidRDefault="007C4BFD" w:rsidP="00580B25">
      <w:pPr>
        <w:pStyle w:val="ListParagraph"/>
        <w:numPr>
          <w:ilvl w:val="0"/>
          <w:numId w:val="38"/>
        </w:numPr>
        <w:spacing w:before="100" w:after="41" w:line="268" w:lineRule="auto"/>
        <w:ind w:right="678"/>
      </w:pPr>
      <w:r>
        <w:t>Select</w:t>
      </w:r>
    </w:p>
    <w:p w14:paraId="09510DF2" w14:textId="77777777" w:rsidR="007C4BFD" w:rsidRDefault="007C4BFD" w:rsidP="00580B25">
      <w:pPr>
        <w:pStyle w:val="ListParagraph"/>
        <w:numPr>
          <w:ilvl w:val="0"/>
          <w:numId w:val="38"/>
        </w:numPr>
        <w:spacing w:before="100" w:after="41" w:line="268" w:lineRule="auto"/>
        <w:ind w:right="678"/>
      </w:pPr>
      <w:r>
        <w:t>Done</w:t>
      </w:r>
    </w:p>
    <w:p w14:paraId="325D278B" w14:textId="77777777" w:rsidR="007C4BFD" w:rsidRDefault="007C4BFD">
      <w:pPr>
        <w:spacing w:before="100" w:after="41" w:line="268" w:lineRule="auto"/>
        <w:ind w:right="678"/>
      </w:pPr>
    </w:p>
    <w:p w14:paraId="03216A86" w14:textId="124F4F2E" w:rsidR="00174A39" w:rsidRDefault="00174A39" w:rsidP="00580B25">
      <w:pPr>
        <w:pStyle w:val="ListParagraph"/>
        <w:numPr>
          <w:ilvl w:val="0"/>
          <w:numId w:val="39"/>
        </w:numPr>
        <w:spacing w:before="100" w:after="41" w:line="268" w:lineRule="auto"/>
        <w:ind w:right="678"/>
        <w:rPr>
          <w:rFonts w:eastAsia="Calibri" w:cstheme="minorHAnsi"/>
          <w:b/>
        </w:rPr>
      </w:pPr>
      <w:r w:rsidRPr="00872A5E">
        <w:rPr>
          <w:rFonts w:cstheme="minorHAnsi"/>
        </w:rPr>
        <w:t>Select</w:t>
      </w:r>
      <w:r>
        <w:rPr>
          <w:rFonts w:cstheme="minorHAnsi"/>
        </w:rPr>
        <w:t xml:space="preserve"> an API - </w:t>
      </w:r>
      <w:r w:rsidRPr="00872A5E">
        <w:rPr>
          <w:rFonts w:cstheme="minorHAnsi"/>
        </w:rPr>
        <w:t xml:space="preserve"> </w:t>
      </w:r>
      <w:r w:rsidRPr="00872A5E">
        <w:rPr>
          <w:rFonts w:eastAsia="Calibri" w:cstheme="minorHAnsi"/>
          <w:b/>
        </w:rPr>
        <w:t>Azure Key Vault</w:t>
      </w:r>
      <w:r>
        <w:rPr>
          <w:rFonts w:eastAsia="Calibri" w:cstheme="minorHAnsi"/>
          <w:b/>
        </w:rPr>
        <w:t xml:space="preserve"> - </w:t>
      </w:r>
      <w:r w:rsidRPr="00872A5E">
        <w:rPr>
          <w:rFonts w:eastAsia="Calibri" w:cstheme="minorHAnsi"/>
        </w:rPr>
        <w:t>Select</w:t>
      </w:r>
    </w:p>
    <w:p w14:paraId="340038B3" w14:textId="6DF56799" w:rsidR="00174A39" w:rsidRPr="00872A5E" w:rsidRDefault="00174A39" w:rsidP="00580B25">
      <w:pPr>
        <w:pStyle w:val="ListParagraph"/>
        <w:numPr>
          <w:ilvl w:val="1"/>
          <w:numId w:val="39"/>
        </w:numPr>
        <w:spacing w:before="100" w:after="41" w:line="268" w:lineRule="auto"/>
        <w:ind w:right="678"/>
        <w:rPr>
          <w:rFonts w:eastAsia="Calibri" w:cstheme="minorHAnsi"/>
        </w:rPr>
      </w:pPr>
      <w:r w:rsidRPr="00872A5E">
        <w:rPr>
          <w:rFonts w:eastAsia="Calibri" w:cstheme="minorHAnsi"/>
        </w:rPr>
        <w:t xml:space="preserve">Select </w:t>
      </w:r>
      <w:r>
        <w:rPr>
          <w:rFonts w:eastAsia="Calibri" w:cstheme="minorHAnsi"/>
        </w:rPr>
        <w:t>0 application</w:t>
      </w:r>
      <w:r w:rsidRPr="00872A5E">
        <w:rPr>
          <w:rFonts w:eastAsia="Calibri" w:cstheme="minorHAnsi"/>
        </w:rPr>
        <w:t xml:space="preserve"> Permissions</w:t>
      </w:r>
    </w:p>
    <w:p w14:paraId="16136770" w14:textId="04C78167" w:rsidR="00174A39" w:rsidRDefault="00174A39" w:rsidP="00580B25">
      <w:pPr>
        <w:pStyle w:val="ListParagraph"/>
        <w:numPr>
          <w:ilvl w:val="1"/>
          <w:numId w:val="39"/>
        </w:numPr>
        <w:spacing w:before="100" w:after="41" w:line="268" w:lineRule="auto"/>
        <w:ind w:right="678"/>
        <w:rPr>
          <w:rFonts w:eastAsia="Calibri" w:cstheme="minorHAnsi"/>
        </w:rPr>
      </w:pPr>
      <w:r w:rsidRPr="00872A5E">
        <w:rPr>
          <w:rFonts w:eastAsia="Calibri" w:cstheme="minorHAnsi"/>
        </w:rPr>
        <w:t xml:space="preserve">Select the following </w:t>
      </w:r>
      <w:r>
        <w:rPr>
          <w:rFonts w:eastAsia="Calibri" w:cstheme="minorHAnsi"/>
        </w:rPr>
        <w:t>1 Delegated</w:t>
      </w:r>
      <w:r w:rsidRPr="00872A5E">
        <w:rPr>
          <w:rFonts w:eastAsia="Calibri" w:cstheme="minorHAnsi"/>
        </w:rPr>
        <w:t xml:space="preserve"> Permissions</w:t>
      </w:r>
    </w:p>
    <w:p w14:paraId="0173E8D1" w14:textId="5B612478" w:rsidR="00174A39" w:rsidRPr="00872A5E" w:rsidRDefault="00174A39" w:rsidP="00174A39">
      <w:pPr>
        <w:spacing w:after="41" w:line="268" w:lineRule="auto"/>
        <w:ind w:left="1440" w:right="678"/>
        <w:rPr>
          <w:b/>
        </w:rPr>
      </w:pPr>
      <w:r>
        <w:rPr>
          <w:b/>
        </w:rPr>
        <w:t>Have full access to the Azure Key Vault service</w:t>
      </w:r>
    </w:p>
    <w:p w14:paraId="32367F59" w14:textId="77777777" w:rsidR="00174A39" w:rsidRDefault="00174A39" w:rsidP="00580B25">
      <w:pPr>
        <w:pStyle w:val="ListParagraph"/>
        <w:numPr>
          <w:ilvl w:val="0"/>
          <w:numId w:val="39"/>
        </w:numPr>
        <w:spacing w:before="100" w:after="41" w:line="268" w:lineRule="auto"/>
        <w:ind w:right="678"/>
      </w:pPr>
      <w:r>
        <w:t>Select</w:t>
      </w:r>
    </w:p>
    <w:p w14:paraId="6FC03C51" w14:textId="67673A0E" w:rsidR="00174A39" w:rsidRDefault="00174A39" w:rsidP="00580B25">
      <w:pPr>
        <w:pStyle w:val="ListParagraph"/>
        <w:numPr>
          <w:ilvl w:val="0"/>
          <w:numId w:val="39"/>
        </w:numPr>
        <w:spacing w:before="100" w:after="41" w:line="268" w:lineRule="auto"/>
        <w:ind w:right="678"/>
      </w:pPr>
      <w:r>
        <w:t>Done</w:t>
      </w:r>
    </w:p>
    <w:p w14:paraId="7E2B266A" w14:textId="5076E819" w:rsidR="00174A39" w:rsidRDefault="00174A39" w:rsidP="00580B25">
      <w:pPr>
        <w:spacing w:before="100" w:after="41" w:line="268" w:lineRule="auto"/>
        <w:ind w:right="678"/>
      </w:pPr>
    </w:p>
    <w:p w14:paraId="543F9BBA" w14:textId="13AB618D" w:rsidR="00174A39" w:rsidRDefault="00174A39" w:rsidP="00580B25">
      <w:pPr>
        <w:pStyle w:val="ListParagraph"/>
        <w:numPr>
          <w:ilvl w:val="0"/>
          <w:numId w:val="40"/>
        </w:numPr>
        <w:spacing w:before="100" w:after="41" w:line="268" w:lineRule="auto"/>
        <w:ind w:right="678"/>
        <w:rPr>
          <w:rFonts w:eastAsia="Calibri" w:cstheme="minorHAnsi"/>
          <w:b/>
        </w:rPr>
      </w:pPr>
      <w:r w:rsidRPr="00872A5E">
        <w:rPr>
          <w:rFonts w:cstheme="minorHAnsi"/>
        </w:rPr>
        <w:t>Select</w:t>
      </w:r>
      <w:r>
        <w:rPr>
          <w:rFonts w:cstheme="minorHAnsi"/>
        </w:rPr>
        <w:t xml:space="preserve"> an API - </w:t>
      </w:r>
      <w:r w:rsidRPr="00872A5E">
        <w:rPr>
          <w:rFonts w:cstheme="minorHAnsi"/>
        </w:rPr>
        <w:t xml:space="preserve"> </w:t>
      </w:r>
      <w:r w:rsidRPr="00872A5E">
        <w:rPr>
          <w:rFonts w:eastAsia="Calibri" w:cstheme="minorHAnsi"/>
          <w:b/>
        </w:rPr>
        <w:t>Windows Azure Service Management API</w:t>
      </w:r>
      <w:r>
        <w:rPr>
          <w:rFonts w:eastAsia="Calibri" w:cstheme="minorHAnsi"/>
          <w:b/>
        </w:rPr>
        <w:t xml:space="preserve">- </w:t>
      </w:r>
      <w:r w:rsidRPr="00872A5E">
        <w:rPr>
          <w:rFonts w:eastAsia="Calibri" w:cstheme="minorHAnsi"/>
        </w:rPr>
        <w:t>Select</w:t>
      </w:r>
    </w:p>
    <w:p w14:paraId="27460125" w14:textId="17AC4CBC" w:rsidR="00174A39" w:rsidRPr="00872A5E" w:rsidRDefault="006F4B85" w:rsidP="00580B25">
      <w:pPr>
        <w:pStyle w:val="ListParagraph"/>
        <w:numPr>
          <w:ilvl w:val="1"/>
          <w:numId w:val="40"/>
        </w:numPr>
        <w:spacing w:before="100" w:after="41" w:line="268" w:lineRule="auto"/>
        <w:ind w:right="678"/>
        <w:rPr>
          <w:rFonts w:eastAsia="Calibri" w:cstheme="minorHAnsi"/>
        </w:rPr>
      </w:pPr>
      <w:r>
        <w:rPr>
          <w:rFonts w:eastAsia="Calibri" w:cstheme="minorHAnsi"/>
        </w:rPr>
        <w:t>Select 0</w:t>
      </w:r>
      <w:r w:rsidR="00174A39">
        <w:rPr>
          <w:rFonts w:eastAsia="Calibri" w:cstheme="minorHAnsi"/>
        </w:rPr>
        <w:t xml:space="preserve"> application</w:t>
      </w:r>
      <w:r w:rsidR="00174A39" w:rsidRPr="00872A5E">
        <w:rPr>
          <w:rFonts w:eastAsia="Calibri" w:cstheme="minorHAnsi"/>
        </w:rPr>
        <w:t xml:space="preserve"> Permissions</w:t>
      </w:r>
    </w:p>
    <w:p w14:paraId="6BBE09FB" w14:textId="235A237F" w:rsidR="00174A39" w:rsidRDefault="00174A39" w:rsidP="00580B25">
      <w:pPr>
        <w:pStyle w:val="ListParagraph"/>
        <w:numPr>
          <w:ilvl w:val="1"/>
          <w:numId w:val="40"/>
        </w:numPr>
        <w:spacing w:before="100" w:after="41" w:line="268" w:lineRule="auto"/>
        <w:ind w:right="678"/>
        <w:rPr>
          <w:rFonts w:eastAsia="Calibri" w:cstheme="minorHAnsi"/>
        </w:rPr>
      </w:pPr>
      <w:r w:rsidRPr="00872A5E">
        <w:rPr>
          <w:rFonts w:eastAsia="Calibri" w:cstheme="minorHAnsi"/>
        </w:rPr>
        <w:t xml:space="preserve">Select the following </w:t>
      </w:r>
      <w:r w:rsidR="006F4B85">
        <w:rPr>
          <w:rFonts w:eastAsia="Calibri" w:cstheme="minorHAnsi"/>
        </w:rPr>
        <w:t>1</w:t>
      </w:r>
      <w:r>
        <w:rPr>
          <w:rFonts w:eastAsia="Calibri" w:cstheme="minorHAnsi"/>
        </w:rPr>
        <w:t xml:space="preserve"> Delegated</w:t>
      </w:r>
      <w:r w:rsidRPr="00872A5E">
        <w:rPr>
          <w:rFonts w:eastAsia="Calibri" w:cstheme="minorHAnsi"/>
        </w:rPr>
        <w:t xml:space="preserve"> Permissions</w:t>
      </w:r>
    </w:p>
    <w:p w14:paraId="50351B55" w14:textId="054BB48F" w:rsidR="00174A39" w:rsidRDefault="00174A39" w:rsidP="00174A39">
      <w:pPr>
        <w:spacing w:after="41" w:line="268" w:lineRule="auto"/>
        <w:ind w:left="1440" w:right="678"/>
        <w:rPr>
          <w:b/>
        </w:rPr>
      </w:pPr>
      <w:r w:rsidRPr="00872A5E">
        <w:rPr>
          <w:b/>
        </w:rPr>
        <w:t xml:space="preserve">Access </w:t>
      </w:r>
      <w:r w:rsidR="006F4B85">
        <w:rPr>
          <w:b/>
        </w:rPr>
        <w:t xml:space="preserve">Azure Service Management as organization user </w:t>
      </w:r>
    </w:p>
    <w:p w14:paraId="20667322" w14:textId="77777777" w:rsidR="00174A39" w:rsidRDefault="00174A39" w:rsidP="00580B25">
      <w:pPr>
        <w:pStyle w:val="ListParagraph"/>
        <w:numPr>
          <w:ilvl w:val="0"/>
          <w:numId w:val="40"/>
        </w:numPr>
        <w:spacing w:before="100" w:after="41" w:line="268" w:lineRule="auto"/>
        <w:ind w:right="678"/>
      </w:pPr>
      <w:r>
        <w:t>Select</w:t>
      </w:r>
    </w:p>
    <w:p w14:paraId="155B9E5F" w14:textId="77777777" w:rsidR="00174A39" w:rsidRDefault="00174A39" w:rsidP="00580B25">
      <w:pPr>
        <w:pStyle w:val="ListParagraph"/>
        <w:numPr>
          <w:ilvl w:val="0"/>
          <w:numId w:val="40"/>
        </w:numPr>
        <w:spacing w:before="100" w:after="41" w:line="268" w:lineRule="auto"/>
        <w:ind w:right="678"/>
      </w:pPr>
      <w:r>
        <w:t>Done</w:t>
      </w:r>
    </w:p>
    <w:p w14:paraId="7CB2E7D0" w14:textId="2A62F0B8" w:rsidR="00174A39" w:rsidRDefault="00174A39" w:rsidP="00580B25">
      <w:pPr>
        <w:spacing w:before="100" w:after="41" w:line="268" w:lineRule="auto"/>
        <w:ind w:right="678"/>
      </w:pPr>
    </w:p>
    <w:p w14:paraId="30B98A67" w14:textId="18A92315" w:rsidR="006F4B85" w:rsidRDefault="006F4B85" w:rsidP="00580B25">
      <w:pPr>
        <w:spacing w:before="100" w:after="41" w:line="268" w:lineRule="auto"/>
        <w:ind w:right="678"/>
      </w:pPr>
      <w:r>
        <w:t>If the configurations are successful, you will see the following table of permissions</w:t>
      </w:r>
    </w:p>
    <w:tbl>
      <w:tblPr>
        <w:tblW w:w="802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15"/>
        <w:gridCol w:w="3885"/>
        <w:gridCol w:w="3625"/>
      </w:tblGrid>
      <w:tr w:rsidR="006F4B85" w:rsidRPr="006F4B85" w14:paraId="4347FA55" w14:textId="77777777" w:rsidTr="006F4B85">
        <w:trPr>
          <w:trHeight w:val="600"/>
          <w:tblHeader/>
          <w:tblCellSpacing w:w="15" w:type="dxa"/>
        </w:trPr>
        <w:tc>
          <w:tcPr>
            <w:tcW w:w="0" w:type="auto"/>
            <w:shd w:val="clear" w:color="auto" w:fill="FFFFFF"/>
            <w:tcMar>
              <w:top w:w="0" w:type="dxa"/>
              <w:left w:w="0" w:type="dxa"/>
              <w:bottom w:w="0" w:type="dxa"/>
              <w:right w:w="0" w:type="dxa"/>
            </w:tcMar>
            <w:vAlign w:val="center"/>
            <w:hideMark/>
          </w:tcPr>
          <w:p w14:paraId="7E10A5F9" w14:textId="77777777" w:rsidR="006F4B85" w:rsidRPr="006F4B85" w:rsidRDefault="006F4B85" w:rsidP="006F4B85">
            <w:pPr>
              <w:spacing w:after="0" w:line="570" w:lineRule="atLeast"/>
              <w:rPr>
                <w:rFonts w:ascii="Segoe UI" w:eastAsia="Times New Roman" w:hAnsi="Segoe UI" w:cs="Segoe UI"/>
                <w:b/>
                <w:bCs/>
                <w:caps/>
                <w:color w:val="2D3239"/>
                <w:sz w:val="15"/>
                <w:szCs w:val="15"/>
              </w:rPr>
            </w:pPr>
            <w:r w:rsidRPr="006F4B85">
              <w:rPr>
                <w:rFonts w:ascii="Segoe UI" w:eastAsia="Times New Roman" w:hAnsi="Segoe UI" w:cs="Segoe UI"/>
                <w:b/>
                <w:bCs/>
                <w:caps/>
                <w:color w:val="2D3239"/>
                <w:sz w:val="15"/>
                <w:szCs w:val="15"/>
              </w:rPr>
              <w:t>API</w:t>
            </w:r>
          </w:p>
        </w:tc>
        <w:tc>
          <w:tcPr>
            <w:tcW w:w="0" w:type="auto"/>
            <w:shd w:val="clear" w:color="auto" w:fill="FFFFFF"/>
            <w:tcMar>
              <w:top w:w="0" w:type="dxa"/>
              <w:left w:w="0" w:type="dxa"/>
              <w:bottom w:w="0" w:type="dxa"/>
              <w:right w:w="0" w:type="dxa"/>
            </w:tcMar>
            <w:vAlign w:val="center"/>
            <w:hideMark/>
          </w:tcPr>
          <w:p w14:paraId="5FBC4122" w14:textId="77777777" w:rsidR="006F4B85" w:rsidRPr="006F4B85" w:rsidRDefault="006F4B85" w:rsidP="006F4B85">
            <w:pPr>
              <w:spacing w:after="0" w:line="570" w:lineRule="atLeast"/>
              <w:rPr>
                <w:rFonts w:ascii="Segoe UI" w:eastAsia="Times New Roman" w:hAnsi="Segoe UI" w:cs="Segoe UI"/>
                <w:b/>
                <w:bCs/>
                <w:caps/>
                <w:color w:val="2D3239"/>
                <w:sz w:val="15"/>
                <w:szCs w:val="15"/>
              </w:rPr>
            </w:pPr>
            <w:r w:rsidRPr="006F4B85">
              <w:rPr>
                <w:rFonts w:ascii="Segoe UI" w:eastAsia="Times New Roman" w:hAnsi="Segoe UI" w:cs="Segoe UI"/>
                <w:b/>
                <w:bCs/>
                <w:caps/>
                <w:color w:val="2D3239"/>
                <w:sz w:val="15"/>
                <w:szCs w:val="15"/>
              </w:rPr>
              <w:t>APPLICATION PERMISSIONS</w:t>
            </w:r>
          </w:p>
        </w:tc>
        <w:tc>
          <w:tcPr>
            <w:tcW w:w="0" w:type="auto"/>
            <w:shd w:val="clear" w:color="auto" w:fill="FFFFFF"/>
            <w:tcMar>
              <w:top w:w="0" w:type="dxa"/>
              <w:left w:w="0" w:type="dxa"/>
              <w:bottom w:w="0" w:type="dxa"/>
              <w:right w:w="0" w:type="dxa"/>
            </w:tcMar>
            <w:vAlign w:val="center"/>
            <w:hideMark/>
          </w:tcPr>
          <w:p w14:paraId="541BA2F9" w14:textId="77777777" w:rsidR="006F4B85" w:rsidRPr="006F4B85" w:rsidRDefault="006F4B85" w:rsidP="006F4B85">
            <w:pPr>
              <w:spacing w:after="0" w:line="570" w:lineRule="atLeast"/>
              <w:rPr>
                <w:rFonts w:ascii="Segoe UI" w:eastAsia="Times New Roman" w:hAnsi="Segoe UI" w:cs="Segoe UI"/>
                <w:b/>
                <w:bCs/>
                <w:caps/>
                <w:color w:val="2D3239"/>
                <w:sz w:val="15"/>
                <w:szCs w:val="15"/>
              </w:rPr>
            </w:pPr>
            <w:r w:rsidRPr="006F4B85">
              <w:rPr>
                <w:rFonts w:ascii="Segoe UI" w:eastAsia="Times New Roman" w:hAnsi="Segoe UI" w:cs="Segoe UI"/>
                <w:b/>
                <w:bCs/>
                <w:caps/>
                <w:color w:val="2D3239"/>
                <w:sz w:val="15"/>
                <w:szCs w:val="15"/>
              </w:rPr>
              <w:t>DELEGATED PERMISSIONS</w:t>
            </w:r>
          </w:p>
        </w:tc>
      </w:tr>
    </w:tbl>
    <w:p w14:paraId="3B5B5A7B" w14:textId="77777777" w:rsidR="006F4B85" w:rsidRPr="006F4B85" w:rsidRDefault="006F4B85" w:rsidP="006F4B85">
      <w:pPr>
        <w:shd w:val="clear" w:color="auto" w:fill="FFFFFF"/>
        <w:spacing w:after="0" w:line="240" w:lineRule="auto"/>
        <w:rPr>
          <w:rFonts w:ascii="Segoe UI" w:eastAsia="Times New Roman" w:hAnsi="Segoe UI" w:cs="Segoe UI"/>
          <w:vanish/>
          <w:color w:val="2D3239"/>
          <w:sz w:val="18"/>
          <w:szCs w:val="18"/>
        </w:rPr>
      </w:pPr>
    </w:p>
    <w:tbl>
      <w:tblPr>
        <w:tblW w:w="8025" w:type="dxa"/>
        <w:tblCellSpacing w:w="15" w:type="dxa"/>
        <w:tblCellMar>
          <w:top w:w="15" w:type="dxa"/>
          <w:left w:w="15" w:type="dxa"/>
          <w:bottom w:w="15" w:type="dxa"/>
          <w:right w:w="15" w:type="dxa"/>
        </w:tblCellMar>
        <w:tblLook w:val="04A0" w:firstRow="1" w:lastRow="0" w:firstColumn="1" w:lastColumn="0" w:noHBand="0" w:noVBand="1"/>
      </w:tblPr>
      <w:tblGrid>
        <w:gridCol w:w="6914"/>
        <w:gridCol w:w="548"/>
        <w:gridCol w:w="563"/>
      </w:tblGrid>
      <w:tr w:rsidR="006F4B85" w:rsidRPr="006F4B85" w14:paraId="24B6FCCF" w14:textId="77777777" w:rsidTr="006F4B85">
        <w:trPr>
          <w:trHeight w:val="495"/>
          <w:tblCellSpacing w:w="15" w:type="dxa"/>
        </w:trPr>
        <w:tc>
          <w:tcPr>
            <w:tcW w:w="0" w:type="auto"/>
            <w:tcBorders>
              <w:top w:val="single" w:sz="6" w:space="0" w:color="CCCCCC"/>
              <w:left w:val="nil"/>
              <w:bottom w:val="single" w:sz="6" w:space="0" w:color="CCCCCC"/>
              <w:right w:val="nil"/>
            </w:tcBorders>
            <w:shd w:val="clear" w:color="auto" w:fill="auto"/>
            <w:noWrap/>
            <w:tcMar>
              <w:top w:w="15" w:type="dxa"/>
              <w:left w:w="105" w:type="dxa"/>
              <w:bottom w:w="15" w:type="dxa"/>
              <w:right w:w="0" w:type="dxa"/>
            </w:tcMar>
            <w:vAlign w:val="center"/>
            <w:hideMark/>
          </w:tcPr>
          <w:p w14:paraId="3AAB0517"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lastRenderedPageBreak/>
              <w:t>Windows Azure Active Directory</w:t>
            </w:r>
          </w:p>
        </w:tc>
        <w:tc>
          <w:tcPr>
            <w:tcW w:w="0" w:type="auto"/>
            <w:tcBorders>
              <w:top w:val="single" w:sz="6" w:space="0" w:color="CCCCCC"/>
              <w:left w:val="nil"/>
              <w:bottom w:val="single" w:sz="6" w:space="0" w:color="CCCCCC"/>
              <w:right w:val="nil"/>
            </w:tcBorders>
            <w:shd w:val="clear" w:color="auto" w:fill="auto"/>
            <w:noWrap/>
            <w:tcMar>
              <w:top w:w="15" w:type="dxa"/>
              <w:left w:w="150" w:type="dxa"/>
              <w:bottom w:w="15" w:type="dxa"/>
              <w:right w:w="0" w:type="dxa"/>
            </w:tcMar>
            <w:vAlign w:val="center"/>
            <w:hideMark/>
          </w:tcPr>
          <w:p w14:paraId="4DEF061E"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2</w:t>
            </w:r>
          </w:p>
        </w:tc>
        <w:tc>
          <w:tcPr>
            <w:tcW w:w="0" w:type="auto"/>
            <w:tcBorders>
              <w:top w:val="single" w:sz="6" w:space="0" w:color="CCCCCC"/>
              <w:left w:val="nil"/>
              <w:bottom w:val="single" w:sz="6" w:space="0" w:color="CCCCCC"/>
              <w:right w:val="nil"/>
            </w:tcBorders>
            <w:shd w:val="clear" w:color="auto" w:fill="auto"/>
            <w:noWrap/>
            <w:tcMar>
              <w:top w:w="15" w:type="dxa"/>
              <w:left w:w="150" w:type="dxa"/>
              <w:bottom w:w="15" w:type="dxa"/>
              <w:right w:w="0" w:type="dxa"/>
            </w:tcMar>
            <w:vAlign w:val="center"/>
            <w:hideMark/>
          </w:tcPr>
          <w:p w14:paraId="65CA80AB"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3</w:t>
            </w:r>
          </w:p>
        </w:tc>
      </w:tr>
      <w:tr w:rsidR="006F4B85" w:rsidRPr="006F4B85" w14:paraId="7DE852B4" w14:textId="77777777" w:rsidTr="006F4B85">
        <w:trPr>
          <w:trHeight w:val="495"/>
          <w:tblCellSpacing w:w="15" w:type="dxa"/>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1B0D5F21"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Microsoft Graph</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6B0724DD"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6</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0C1E351D"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7</w:t>
            </w:r>
          </w:p>
        </w:tc>
      </w:tr>
      <w:tr w:rsidR="006F4B85" w:rsidRPr="006F4B85" w14:paraId="20242720" w14:textId="77777777" w:rsidTr="006F4B85">
        <w:trPr>
          <w:trHeight w:val="495"/>
          <w:tblCellSpacing w:w="15" w:type="dxa"/>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54B9B3EF"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Azure Key Vault</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7338AB11"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0</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6007A3CF"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1</w:t>
            </w:r>
          </w:p>
        </w:tc>
      </w:tr>
      <w:tr w:rsidR="006F4B85" w:rsidRPr="006F4B85" w14:paraId="002822FF" w14:textId="77777777" w:rsidTr="006F4B85">
        <w:trPr>
          <w:trHeight w:val="495"/>
          <w:tblCellSpacing w:w="15" w:type="dxa"/>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25FDB1D2"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Windows Azure Service Management API</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109B8BCD"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0</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3A4EE807"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1</w:t>
            </w:r>
          </w:p>
        </w:tc>
      </w:tr>
    </w:tbl>
    <w:p w14:paraId="15E8FE8D" w14:textId="77777777" w:rsidR="006F4B85" w:rsidRDefault="006F4B85" w:rsidP="00580B25">
      <w:pPr>
        <w:spacing w:before="100" w:after="41" w:line="268" w:lineRule="auto"/>
        <w:ind w:right="678"/>
      </w:pPr>
    </w:p>
    <w:p w14:paraId="3E4EF276" w14:textId="77777777" w:rsidR="00F23E5D" w:rsidRPr="00767591" w:rsidRDefault="00F23E5D">
      <w:pPr>
        <w:rPr>
          <w:rFonts w:cstheme="minorHAnsi"/>
        </w:rPr>
      </w:pPr>
    </w:p>
    <w:p w14:paraId="40DE9260" w14:textId="4177266E" w:rsidR="00F97918" w:rsidRDefault="006F4B85" w:rsidP="00184CE7">
      <w:pPr>
        <w:pStyle w:val="Heading2"/>
      </w:pPr>
      <w:r>
        <w:t>Deploying Azure Resource Template (ARM)</w:t>
      </w:r>
    </w:p>
    <w:p w14:paraId="0DDEE688" w14:textId="4E6D357E" w:rsidR="00C5030F" w:rsidRDefault="006F4B85" w:rsidP="00184CE7">
      <w:r>
        <w:t>Deploying the ARM template will require the following deployment information you should collect before selecting ‘Deploy to Azure’.</w:t>
      </w:r>
    </w:p>
    <w:p w14:paraId="68D2D439" w14:textId="6B630FFF" w:rsidR="006F4B85" w:rsidRDefault="006F4B85" w:rsidP="00184CE7">
      <w:r>
        <w:t>Sample deployment information collected to start deployment of ARM:</w:t>
      </w:r>
    </w:p>
    <w:p w14:paraId="685DA5E5" w14:textId="5A44931E" w:rsidR="00401431" w:rsidRPr="00580B25" w:rsidRDefault="00401431" w:rsidP="00580B25">
      <w:pPr>
        <w:spacing w:after="0"/>
        <w:rPr>
          <w:b/>
        </w:rPr>
      </w:pPr>
      <w:r w:rsidRPr="00580B25">
        <w:rPr>
          <w:b/>
        </w:rPr>
        <w:t>Basics</w:t>
      </w:r>
    </w:p>
    <w:p w14:paraId="5269AB30" w14:textId="0592B606" w:rsidR="006F4B85" w:rsidRDefault="006F4B85" w:rsidP="00580B25">
      <w:pPr>
        <w:spacing w:after="0"/>
      </w:pPr>
      <w:r>
        <w:t>Subscription: Contoso Subscription</w:t>
      </w:r>
    </w:p>
    <w:p w14:paraId="3A188BE3" w14:textId="3D06603B" w:rsidR="006F4B85" w:rsidRDefault="006F4B85" w:rsidP="00580B25">
      <w:pPr>
        <w:spacing w:after="0"/>
      </w:pPr>
      <w:r>
        <w:t>Resource group: Select Use Existing</w:t>
      </w:r>
      <w:r w:rsidR="00401431">
        <w:t>. In our example we use “Contosoclinic”</w:t>
      </w:r>
    </w:p>
    <w:p w14:paraId="54EF2D60" w14:textId="6CA58344" w:rsidR="00401431" w:rsidRDefault="00401431" w:rsidP="00580B25">
      <w:pPr>
        <w:spacing w:after="0"/>
      </w:pPr>
      <w:r>
        <w:t>Location: Greyed out</w:t>
      </w:r>
    </w:p>
    <w:p w14:paraId="24A9B480" w14:textId="74E6E5EB" w:rsidR="00401431" w:rsidRPr="00580B25" w:rsidRDefault="00401431" w:rsidP="00580B25">
      <w:pPr>
        <w:spacing w:after="0"/>
        <w:rPr>
          <w:b/>
        </w:rPr>
      </w:pPr>
      <w:r w:rsidRPr="00580B25">
        <w:rPr>
          <w:b/>
        </w:rPr>
        <w:t>Settings</w:t>
      </w:r>
    </w:p>
    <w:p w14:paraId="590F6AD2" w14:textId="3DB6D0C6" w:rsidR="00401431" w:rsidRDefault="00401431" w:rsidP="00580B25">
      <w:pPr>
        <w:spacing w:after="0"/>
      </w:pPr>
      <w:r w:rsidRPr="00401431">
        <w:t>_artifactsLocation</w:t>
      </w:r>
      <w:r>
        <w:t xml:space="preserve">: </w:t>
      </w:r>
      <w:hyperlink r:id="rId30" w:history="1">
        <w:r w:rsidRPr="00BC3C3B">
          <w:rPr>
            <w:rStyle w:val="Hyperlink"/>
          </w:rPr>
          <w:t>https://raw.githubusercontent.com/AvyanConsultingCorp/pci-paas-webapp-ase-sqldb-appgateway-keyvault-oms/master</w:t>
        </w:r>
      </w:hyperlink>
    </w:p>
    <w:p w14:paraId="6AB2CEF1" w14:textId="2C9C5DCD" w:rsidR="00401431" w:rsidRDefault="00401431" w:rsidP="00580B25">
      <w:pPr>
        <w:spacing w:after="0"/>
      </w:pPr>
      <w:r w:rsidRPr="00401431">
        <w:t>_artifactsLocationSasToken</w:t>
      </w:r>
      <w:r>
        <w:t xml:space="preserve">: </w:t>
      </w:r>
      <w:r w:rsidRPr="00580B25">
        <w:rPr>
          <w:b/>
        </w:rPr>
        <w:t>NULL</w:t>
      </w:r>
    </w:p>
    <w:p w14:paraId="05C75279" w14:textId="15EDF0A3" w:rsidR="00401431" w:rsidRPr="00580B25" w:rsidRDefault="00401431" w:rsidP="00580B25">
      <w:pPr>
        <w:spacing w:after="0"/>
        <w:rPr>
          <w:b/>
        </w:rPr>
      </w:pPr>
      <w:r w:rsidRPr="00401431">
        <w:t>certData</w:t>
      </w:r>
      <w:r>
        <w:t xml:space="preserve">: </w:t>
      </w:r>
      <w:r w:rsidRPr="00580B25">
        <w:rPr>
          <w:b/>
        </w:rPr>
        <w:t>{The Contoso base 64 SSL string}</w:t>
      </w:r>
    </w:p>
    <w:p w14:paraId="643558C8" w14:textId="16F7A765" w:rsidR="00401431" w:rsidRDefault="00401431" w:rsidP="00580B25">
      <w:pPr>
        <w:spacing w:after="0"/>
      </w:pPr>
      <w:r>
        <w:t>certPassword</w:t>
      </w:r>
      <w:r w:rsidRPr="00580B25">
        <w:rPr>
          <w:b/>
        </w:rPr>
        <w:t>:{Password for SSL cert}</w:t>
      </w:r>
    </w:p>
    <w:p w14:paraId="05A41CA0" w14:textId="4E5029C6" w:rsidR="00401431" w:rsidRDefault="00401431" w:rsidP="00580B25">
      <w:pPr>
        <w:spacing w:after="0"/>
      </w:pPr>
      <w:r w:rsidRPr="00401431">
        <w:t>bastionHostAdministratorUserName</w:t>
      </w:r>
      <w:r>
        <w:t>:</w:t>
      </w:r>
      <w:r w:rsidRPr="00401431">
        <w:t xml:space="preserve"> </w:t>
      </w:r>
      <w:r w:rsidRPr="00580B25">
        <w:rPr>
          <w:b/>
        </w:rPr>
        <w:t>bastionadmin</w:t>
      </w:r>
    </w:p>
    <w:p w14:paraId="745F7C73" w14:textId="35DD9027" w:rsidR="00401431" w:rsidRDefault="00401431" w:rsidP="00580B25">
      <w:pPr>
        <w:spacing w:after="0"/>
      </w:pPr>
      <w:r w:rsidRPr="00401431">
        <w:t>bastionHostAdministratorPassword</w:t>
      </w:r>
      <w:r>
        <w:t>:</w:t>
      </w:r>
      <w:r w:rsidRPr="00580B25">
        <w:rPr>
          <w:b/>
        </w:rPr>
        <w:t>Create a password for this user at this time.</w:t>
      </w:r>
    </w:p>
    <w:p w14:paraId="0FF0066E" w14:textId="075625CE" w:rsidR="00401431" w:rsidRDefault="00401431" w:rsidP="00580B25">
      <w:pPr>
        <w:spacing w:after="0"/>
      </w:pPr>
      <w:r>
        <w:t>S</w:t>
      </w:r>
      <w:r w:rsidRPr="00401431">
        <w:t>qlAdministratorLoginUserName</w:t>
      </w:r>
      <w:r>
        <w:t xml:space="preserve">: </w:t>
      </w:r>
      <w:r w:rsidRPr="00580B25">
        <w:rPr>
          <w:b/>
        </w:rPr>
        <w:t>sqladmin</w:t>
      </w:r>
    </w:p>
    <w:p w14:paraId="5E629760" w14:textId="3703F5CF" w:rsidR="00401431" w:rsidRDefault="00401431" w:rsidP="00580B25">
      <w:pPr>
        <w:spacing w:after="0"/>
      </w:pPr>
      <w:r w:rsidRPr="00401431">
        <w:t>sqlAdministratorLoginPassword</w:t>
      </w:r>
      <w:r>
        <w:t>:</w:t>
      </w:r>
      <w:r w:rsidR="00662236">
        <w:t xml:space="preserve"> </w:t>
      </w:r>
      <w:r w:rsidR="00662236" w:rsidRPr="00580B25">
        <w:rPr>
          <w:b/>
        </w:rPr>
        <w:t>!Password333!!!</w:t>
      </w:r>
      <w:r w:rsidRPr="00580B25">
        <w:rPr>
          <w:b/>
        </w:rPr>
        <w:t>.</w:t>
      </w:r>
      <w:r>
        <w:t xml:space="preserve"> This password was provided after pre-installation script completed.</w:t>
      </w:r>
    </w:p>
    <w:p w14:paraId="5F4F8712" w14:textId="5FA0423F" w:rsidR="00401431" w:rsidRDefault="00401431" w:rsidP="00580B25">
      <w:pPr>
        <w:spacing w:after="0"/>
      </w:pPr>
      <w:r w:rsidRPr="00401431">
        <w:t>sqlThreatDetectionAlertEmailAddress</w:t>
      </w:r>
      <w:r>
        <w:t xml:space="preserve">: </w:t>
      </w:r>
      <w:hyperlink r:id="rId31" w:history="1">
        <w:r w:rsidRPr="00BC3C3B">
          <w:rPr>
            <w:rStyle w:val="Hyperlink"/>
          </w:rPr>
          <w:t>admin@contosoclinic.com</w:t>
        </w:r>
      </w:hyperlink>
      <w:r>
        <w:t>. You can enter a designated recipient for alerts.</w:t>
      </w:r>
    </w:p>
    <w:p w14:paraId="221A62ED" w14:textId="06242968" w:rsidR="00401431" w:rsidRDefault="00401431" w:rsidP="00580B25">
      <w:pPr>
        <w:spacing w:after="0"/>
        <w:rPr>
          <w:rFonts w:ascii="Courier New" w:eastAsia="Times New Roman" w:hAnsi="Courier New" w:cs="Courier New"/>
          <w:b/>
          <w:color w:val="000000"/>
          <w:sz w:val="20"/>
          <w:szCs w:val="20"/>
        </w:rPr>
      </w:pPr>
      <w:r w:rsidRPr="00401431">
        <w:t>automationAccountName</w:t>
      </w:r>
      <w:r>
        <w:t xml:space="preserve">: </w:t>
      </w:r>
      <w:r w:rsidR="00332A46" w:rsidRPr="00580B25">
        <w:rPr>
          <w:rFonts w:ascii="Courier New" w:eastAsia="Times New Roman" w:hAnsi="Courier New" w:cs="Courier New"/>
          <w:b/>
          <w:color w:val="000000"/>
          <w:sz w:val="20"/>
          <w:szCs w:val="20"/>
        </w:rPr>
        <w:t>Contosoclinic-Automation</w:t>
      </w:r>
    </w:p>
    <w:p w14:paraId="34551E60" w14:textId="5221BDC1" w:rsidR="00332A46" w:rsidRDefault="00332A46" w:rsidP="00580B25">
      <w:pPr>
        <w:spacing w:after="0"/>
      </w:pPr>
      <w:r w:rsidRPr="00580B25">
        <w:t>customHostName</w:t>
      </w:r>
      <w:r>
        <w:t xml:space="preserve">: </w:t>
      </w:r>
      <w:r w:rsidRPr="00580B25">
        <w:rPr>
          <w:b/>
        </w:rPr>
        <w:t>azurepcisamples.com</w:t>
      </w:r>
    </w:p>
    <w:p w14:paraId="7379868D" w14:textId="41CDF66F" w:rsidR="00332A46" w:rsidRDefault="00332A46" w:rsidP="00580B25">
      <w:pPr>
        <w:spacing w:after="0"/>
      </w:pPr>
      <w:r w:rsidRPr="00332A46">
        <w:t>azureAdApplicationClientId</w:t>
      </w:r>
      <w:r>
        <w:t>:</w:t>
      </w:r>
      <w:r w:rsidRPr="00332A46">
        <w:rPr>
          <w:rFonts w:ascii="Courier New" w:eastAsia="Times New Roman" w:hAnsi="Courier New" w:cs="Courier New"/>
          <w:b/>
          <w:color w:val="000000"/>
          <w:sz w:val="20"/>
          <w:szCs w:val="20"/>
        </w:rPr>
        <w:t xml:space="preserve"> </w:t>
      </w:r>
      <w:r w:rsidRPr="00872A5E">
        <w:rPr>
          <w:rFonts w:ascii="Courier New" w:eastAsia="Times New Roman" w:hAnsi="Courier New" w:cs="Courier New"/>
          <w:b/>
          <w:color w:val="000000"/>
          <w:sz w:val="20"/>
          <w:szCs w:val="20"/>
        </w:rPr>
        <w:t>952b0b1e-2582-4058-a0a0-0abc42107d70</w:t>
      </w:r>
    </w:p>
    <w:p w14:paraId="2AC26619" w14:textId="7A7C15C7" w:rsidR="00332A46" w:rsidRDefault="00332A46" w:rsidP="00580B25">
      <w:pPr>
        <w:spacing w:after="0"/>
      </w:pPr>
      <w:r w:rsidRPr="00332A46">
        <w:t>azureAdApplicationClientSecret</w:t>
      </w:r>
      <w:r>
        <w:t>:</w:t>
      </w:r>
      <w:r w:rsidR="00A23181" w:rsidRPr="00A23181">
        <w:rPr>
          <w:rFonts w:ascii="Courier New" w:eastAsia="Times New Roman" w:hAnsi="Courier New" w:cs="Courier New"/>
          <w:b/>
          <w:color w:val="000000"/>
          <w:sz w:val="20"/>
          <w:szCs w:val="20"/>
        </w:rPr>
        <w:t xml:space="preserve"> </w:t>
      </w:r>
      <w:r w:rsidR="00A23181" w:rsidRPr="00872A5E">
        <w:rPr>
          <w:rFonts w:ascii="Courier New" w:eastAsia="Times New Roman" w:hAnsi="Courier New" w:cs="Courier New"/>
          <w:b/>
          <w:color w:val="000000"/>
          <w:sz w:val="20"/>
          <w:szCs w:val="20"/>
        </w:rPr>
        <w:t>Password@123</w:t>
      </w:r>
    </w:p>
    <w:p w14:paraId="333078BF" w14:textId="49D6156E" w:rsidR="00332A46" w:rsidRDefault="00332A46" w:rsidP="00580B25">
      <w:pPr>
        <w:spacing w:after="0"/>
      </w:pPr>
      <w:r w:rsidRPr="00332A46">
        <w:t>azureAdApplicationObjectId</w:t>
      </w:r>
      <w:r>
        <w:t>:</w:t>
      </w:r>
      <w:r w:rsidR="00A23181" w:rsidRPr="00A23181">
        <w:rPr>
          <w:rFonts w:ascii="Courier New" w:eastAsia="Times New Roman" w:hAnsi="Courier New" w:cs="Courier New"/>
          <w:b/>
          <w:color w:val="000000"/>
          <w:sz w:val="20"/>
          <w:szCs w:val="20"/>
        </w:rPr>
        <w:t xml:space="preserve"> </w:t>
      </w:r>
      <w:r w:rsidR="00A23181" w:rsidRPr="00872A5E">
        <w:rPr>
          <w:rFonts w:ascii="Courier New" w:eastAsia="Times New Roman" w:hAnsi="Courier New" w:cs="Courier New"/>
          <w:b/>
          <w:color w:val="000000"/>
          <w:sz w:val="20"/>
          <w:szCs w:val="20"/>
        </w:rPr>
        <w:t>e3aa33bb-1cae-4afd-a8ba-9124b2a1838a</w:t>
      </w:r>
    </w:p>
    <w:p w14:paraId="0C8185DE" w14:textId="01461AE7" w:rsidR="00332A46" w:rsidRDefault="00332A46" w:rsidP="00580B25">
      <w:pPr>
        <w:spacing w:after="0"/>
      </w:pPr>
      <w:r w:rsidRPr="00332A46">
        <w:t>sqlAdAdminUserName</w:t>
      </w:r>
      <w:r>
        <w:t>:</w:t>
      </w:r>
      <w:r w:rsidR="00A23181" w:rsidRPr="00A23181">
        <w:t xml:space="preserve"> </w:t>
      </w:r>
      <w:r w:rsidR="00A23181" w:rsidRPr="00580B25">
        <w:rPr>
          <w:b/>
        </w:rPr>
        <w:t>sqladmin@pcidemouseroutlook.onmicrosoft.com</w:t>
      </w:r>
    </w:p>
    <w:p w14:paraId="49509D61" w14:textId="77777777" w:rsidR="00332A46" w:rsidRDefault="00332A46" w:rsidP="00580B25">
      <w:pPr>
        <w:spacing w:after="0"/>
        <w:rPr>
          <w:rFonts w:ascii="Courier New" w:eastAsia="Times New Roman" w:hAnsi="Courier New" w:cs="Courier New"/>
          <w:b/>
          <w:color w:val="000000"/>
          <w:sz w:val="20"/>
          <w:szCs w:val="20"/>
        </w:rPr>
      </w:pPr>
      <w:r w:rsidRPr="00332A46">
        <w:t>sqlAdAdminUserPassword</w:t>
      </w:r>
      <w:r>
        <w:t>:</w:t>
      </w:r>
      <w:r w:rsidR="00662236" w:rsidRPr="00662236">
        <w:rPr>
          <w:rFonts w:ascii="Courier New" w:eastAsia="Times New Roman" w:hAnsi="Courier New" w:cs="Courier New"/>
          <w:b/>
          <w:color w:val="000000"/>
          <w:sz w:val="20"/>
          <w:szCs w:val="20"/>
        </w:rPr>
        <w:t xml:space="preserve"> </w:t>
      </w:r>
      <w:r w:rsidR="00A23181" w:rsidRPr="00A23181">
        <w:rPr>
          <w:rFonts w:ascii="Courier New" w:eastAsia="Times New Roman" w:hAnsi="Courier New" w:cs="Courier New"/>
          <w:b/>
          <w:color w:val="000000"/>
          <w:sz w:val="20"/>
          <w:szCs w:val="20"/>
        </w:rPr>
        <w:t>CF4!!12sdfStgb</w:t>
      </w:r>
    </w:p>
    <w:p w14:paraId="13752BBC" w14:textId="1C3AB72C" w:rsidR="00A23181" w:rsidRDefault="00A23181" w:rsidP="00580B25">
      <w:pPr>
        <w:spacing w:after="0"/>
        <w:rPr>
          <w:rFonts w:ascii="Courier New" w:eastAsia="Times New Roman" w:hAnsi="Courier New" w:cs="Courier New"/>
          <w:b/>
          <w:color w:val="000000"/>
          <w:sz w:val="20"/>
          <w:szCs w:val="20"/>
        </w:rPr>
      </w:pPr>
    </w:p>
    <w:p w14:paraId="546D8E3B" w14:textId="77777777" w:rsidR="00A23181" w:rsidRDefault="00A23181" w:rsidP="00580B25">
      <w:pPr>
        <w:spacing w:after="0"/>
        <w:rPr>
          <w:rFonts w:ascii="Courier New" w:eastAsia="Times New Roman" w:hAnsi="Courier New" w:cs="Courier New"/>
          <w:b/>
          <w:color w:val="000000"/>
          <w:sz w:val="20"/>
          <w:szCs w:val="20"/>
        </w:rPr>
      </w:pPr>
    </w:p>
    <w:p w14:paraId="1DBB10DC" w14:textId="0DBD9695" w:rsidR="00A23181" w:rsidRPr="00580B25" w:rsidRDefault="00A23181" w:rsidP="00184CE7">
      <w:r>
        <w:t>Once you have collected all the basic, and setting information, you can select ‘Deploy to Azure’ as illustrated.</w:t>
      </w:r>
    </w:p>
    <w:p w14:paraId="17681C01" w14:textId="6FA3E4CE" w:rsidR="00C5030F" w:rsidRPr="00184CE7" w:rsidRDefault="00C5030F" w:rsidP="00184CE7">
      <w:r>
        <w:rPr>
          <w:noProof/>
        </w:rPr>
        <w:lastRenderedPageBreak/>
        <w:drawing>
          <wp:inline distT="0" distB="0" distL="0" distR="0" wp14:anchorId="7D8D9C1B" wp14:editId="2E934417">
            <wp:extent cx="6858000" cy="1616710"/>
            <wp:effectExtent l="152400" t="152400" r="36195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61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7C697CEA" w14:textId="493E88E0" w:rsidR="00A23181" w:rsidRPr="00872A5E" w:rsidRDefault="00682443" w:rsidP="00A23181">
      <w:pPr>
        <w:spacing w:after="0"/>
        <w:rPr>
          <w:b/>
        </w:rPr>
      </w:pPr>
      <w:r>
        <w:rPr>
          <w:rFonts w:cstheme="minorHAnsi"/>
        </w:rPr>
        <w:t xml:space="preserve">Provide </w:t>
      </w:r>
      <w:r w:rsidR="00A23181">
        <w:rPr>
          <w:rFonts w:cstheme="minorHAnsi"/>
        </w:rPr>
        <w:t xml:space="preserve">all the values of the form. </w:t>
      </w:r>
      <w:r w:rsidR="00A23181" w:rsidRPr="00872A5E">
        <w:t xml:space="preserve">Select </w:t>
      </w:r>
      <w:r w:rsidR="00A23181" w:rsidRPr="00872A5E">
        <w:rPr>
          <w:b/>
        </w:rPr>
        <w:t>‘I agree to the Terms and conditions stated above’</w:t>
      </w:r>
    </w:p>
    <w:p w14:paraId="75EA16EA" w14:textId="77777777" w:rsidR="00A23181" w:rsidRDefault="00A23181" w:rsidP="00A23181">
      <w:r>
        <w:t xml:space="preserve">Select ‘Purchase’ </w:t>
      </w:r>
    </w:p>
    <w:p w14:paraId="1BA83DA2" w14:textId="661CDD7A" w:rsidR="00682443" w:rsidRDefault="00682443">
      <w:pPr>
        <w:rPr>
          <w:rFonts w:cstheme="minorHAnsi"/>
        </w:rPr>
      </w:pPr>
    </w:p>
    <w:p w14:paraId="7CE18D94" w14:textId="76478BA1" w:rsidR="00682443" w:rsidRPr="00767591" w:rsidRDefault="00682443">
      <w:pPr>
        <w:rPr>
          <w:rFonts w:cstheme="minorHAnsi"/>
        </w:rPr>
      </w:pPr>
    </w:p>
    <w:p w14:paraId="35A23256" w14:textId="432F224F" w:rsidR="00B10AD4" w:rsidRDefault="006E621A" w:rsidP="00184CE7">
      <w:pPr>
        <w:pStyle w:val="Heading2"/>
      </w:pPr>
      <w:bookmarkStart w:id="57" w:name="_Toc475042518"/>
      <w:r>
        <w:t xml:space="preserve">Deployment </w:t>
      </w:r>
      <w:r w:rsidR="00B10AD4" w:rsidRPr="00767591">
        <w:t>Timeline</w:t>
      </w:r>
      <w:bookmarkEnd w:id="57"/>
    </w:p>
    <w:p w14:paraId="02441901" w14:textId="647EF083" w:rsidR="00A23181" w:rsidRPr="00580B25" w:rsidRDefault="00A23181" w:rsidP="00580B25">
      <w:r>
        <w:t>This following graphic displays the estimated time to deploy the components. Overall deployment time is approximately 2.5 hours from the time you select ‘purchase’</w:t>
      </w:r>
    </w:p>
    <w:p w14:paraId="2A71CF55" w14:textId="77777777" w:rsidR="00B10AD4" w:rsidRPr="00767591" w:rsidRDefault="00B10AD4">
      <w:pPr>
        <w:rPr>
          <w:rFonts w:cstheme="minorHAnsi"/>
        </w:rPr>
      </w:pPr>
      <w:r w:rsidRPr="00767591">
        <w:rPr>
          <w:rFonts w:cstheme="minorHAnsi"/>
          <w:noProof/>
        </w:rPr>
        <w:drawing>
          <wp:inline distT="0" distB="0" distL="0" distR="0" wp14:anchorId="4F012462" wp14:editId="79DD9AAA">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58" w:name="_Toc475042519"/>
      <w:r w:rsidRPr="00767591">
        <w:t>Post Deployment Steps</w:t>
      </w:r>
      <w:bookmarkEnd w:id="58"/>
    </w:p>
    <w:p w14:paraId="03BED6BD" w14:textId="77777777" w:rsidR="00AA5071" w:rsidRPr="00767591" w:rsidRDefault="00AA5071" w:rsidP="00AA5071">
      <w:pPr>
        <w:rPr>
          <w:rFonts w:cstheme="minorHAnsi"/>
        </w:rPr>
      </w:pPr>
    </w:p>
    <w:p w14:paraId="4B40B9DF" w14:textId="08F6C1E1" w:rsidR="00AA5071" w:rsidRPr="00767591" w:rsidRDefault="00AA5071" w:rsidP="007375FC">
      <w:pPr>
        <w:pStyle w:val="Heading2"/>
      </w:pPr>
      <w:bookmarkStart w:id="59" w:name="_Toc475042520"/>
      <w:r w:rsidRPr="00767591">
        <w:t>Update DNS setting with Application Gateway IP</w:t>
      </w:r>
      <w:bookmarkEnd w:id="59"/>
    </w:p>
    <w:p w14:paraId="0D27761C" w14:textId="32CD3B78" w:rsidR="00AA5071" w:rsidRDefault="009F4057" w:rsidP="00AA5071">
      <w:pPr>
        <w:rPr>
          <w:rFonts w:cstheme="minorHAnsi"/>
        </w:rPr>
      </w:pPr>
      <w:r>
        <w:rPr>
          <w:rFonts w:cstheme="minorHAnsi"/>
        </w:rPr>
        <w:t xml:space="preserve">In the contoso example we </w:t>
      </w:r>
      <w:r w:rsidR="004D3986">
        <w:rPr>
          <w:rFonts w:cstheme="minorHAnsi"/>
        </w:rPr>
        <w:t>We are using 1and</w:t>
      </w:r>
      <w:r w:rsidR="00CF0E5C">
        <w:rPr>
          <w:rFonts w:cstheme="minorHAnsi"/>
        </w:rPr>
        <w:t>1</w:t>
      </w:r>
      <w:r w:rsidR="004D3986">
        <w:rPr>
          <w:rFonts w:cstheme="minorHAnsi"/>
        </w:rPr>
        <w:t xml:space="preserve">.com </w:t>
      </w:r>
      <w:r w:rsidR="00CF0E5C">
        <w:rPr>
          <w:rFonts w:cstheme="minorHAnsi"/>
        </w:rPr>
        <w:t>for managing DNS. It might be different for you.</w:t>
      </w:r>
    </w:p>
    <w:p w14:paraId="7B07341B" w14:textId="77777777" w:rsidR="00CF0E5C" w:rsidRPr="00767591" w:rsidRDefault="00CF0E5C" w:rsidP="00AA5071">
      <w:pPr>
        <w:rPr>
          <w:rFonts w:cstheme="minorHAnsi"/>
        </w:rPr>
      </w:pPr>
    </w:p>
    <w:p w14:paraId="3DEAB855" w14:textId="77777777" w:rsidR="00AA5071" w:rsidRPr="00767591" w:rsidRDefault="00AA5071" w:rsidP="00AA5071">
      <w:pPr>
        <w:rPr>
          <w:rFonts w:cstheme="minorHAnsi"/>
        </w:rPr>
      </w:pPr>
      <w:r w:rsidRPr="00767591">
        <w:rPr>
          <w:rFonts w:cstheme="minorHAnsi"/>
        </w:rPr>
        <w:t>Modify the DNS settings under the Target settings</w:t>
      </w:r>
    </w:p>
    <w:p w14:paraId="20E075EC" w14:textId="77777777" w:rsidR="00271707" w:rsidRPr="00271707" w:rsidRDefault="00271707" w:rsidP="00271707">
      <w:pPr>
        <w:rPr>
          <w:rFonts w:cstheme="minorHAnsi"/>
        </w:rPr>
      </w:pPr>
      <w:r w:rsidRPr="00271707">
        <w:rPr>
          <w:rFonts w:cstheme="minorHAnsi"/>
        </w:rPr>
        <w:t xml:space="preserve"># This is a Post-Deployment script that is to be run after a successful ARM deployment </w:t>
      </w:r>
    </w:p>
    <w:p w14:paraId="5E18AA1C" w14:textId="77777777" w:rsidR="00271707" w:rsidRPr="00271707" w:rsidRDefault="00271707" w:rsidP="00271707">
      <w:pPr>
        <w:rPr>
          <w:rFonts w:cstheme="minorHAnsi"/>
        </w:rPr>
      </w:pPr>
      <w:r w:rsidRPr="00271707">
        <w:rPr>
          <w:rFonts w:cstheme="minorHAnsi"/>
        </w:rPr>
        <w:t># Pre-Requisites to run this script</w:t>
      </w:r>
    </w:p>
    <w:p w14:paraId="7342EA08" w14:textId="77777777" w:rsidR="00271707" w:rsidRPr="00271707" w:rsidRDefault="00271707" w:rsidP="00271707">
      <w:pPr>
        <w:rPr>
          <w:rFonts w:cstheme="minorHAnsi"/>
        </w:rPr>
      </w:pPr>
      <w:r w:rsidRPr="00271707">
        <w:rPr>
          <w:rFonts w:cstheme="minorHAnsi"/>
        </w:rPr>
        <w:t>#      1) Global Azure AD admin credentials that has at least contributor access to the Azure Subscription</w:t>
      </w:r>
    </w:p>
    <w:p w14:paraId="69192A64" w14:textId="77777777" w:rsidR="00271707" w:rsidRPr="00271707" w:rsidRDefault="00271707" w:rsidP="00271707">
      <w:pPr>
        <w:rPr>
          <w:rFonts w:cstheme="minorHAnsi"/>
        </w:rPr>
      </w:pPr>
      <w:r w:rsidRPr="00271707">
        <w:rPr>
          <w:rFonts w:cstheme="minorHAnsi"/>
        </w:rPr>
        <w:lastRenderedPageBreak/>
        <w:t>#      2) Should have successfully deployed pre-Deployment script and Azure ARM deployment</w:t>
      </w:r>
    </w:p>
    <w:p w14:paraId="057C3757" w14:textId="77777777" w:rsidR="00271707" w:rsidRPr="00271707" w:rsidRDefault="00271707" w:rsidP="00271707">
      <w:pPr>
        <w:rPr>
          <w:rFonts w:cstheme="minorHAnsi"/>
        </w:rPr>
      </w:pPr>
      <w:r w:rsidRPr="00271707">
        <w:rPr>
          <w:rFonts w:cstheme="minorHAnsi"/>
        </w:rPr>
        <w:t>#</w:t>
      </w:r>
    </w:p>
    <w:p w14:paraId="0963C57F" w14:textId="77777777" w:rsidR="00271707" w:rsidRPr="00271707" w:rsidRDefault="00271707" w:rsidP="00271707">
      <w:pPr>
        <w:rPr>
          <w:rFonts w:cstheme="minorHAnsi"/>
        </w:rPr>
      </w:pPr>
      <w:r w:rsidRPr="00271707">
        <w:rPr>
          <w:rFonts w:cstheme="minorHAnsi"/>
        </w:rPr>
        <w:t xml:space="preserve"># The script does the following things </w:t>
      </w:r>
    </w:p>
    <w:p w14:paraId="539C5827" w14:textId="77777777" w:rsidR="00271707" w:rsidRPr="00271707" w:rsidRDefault="00271707" w:rsidP="00271707">
      <w:pPr>
        <w:rPr>
          <w:rFonts w:cstheme="minorHAnsi"/>
        </w:rPr>
      </w:pPr>
      <w:r w:rsidRPr="00271707">
        <w:rPr>
          <w:rFonts w:cstheme="minorHAnsi"/>
        </w:rPr>
        <w:t>#      1) Downloads and copies the SQL bacpac file to a new Azure storage account</w:t>
      </w:r>
    </w:p>
    <w:p w14:paraId="2FEEA0CB" w14:textId="77777777" w:rsidR="00271707" w:rsidRPr="00271707" w:rsidRDefault="00271707" w:rsidP="00271707">
      <w:pPr>
        <w:rPr>
          <w:rFonts w:cstheme="minorHAnsi"/>
        </w:rPr>
      </w:pPr>
      <w:r w:rsidRPr="00271707">
        <w:rPr>
          <w:rFonts w:cstheme="minorHAnsi"/>
        </w:rPr>
        <w:t>#      2) Updates SQL DB firewall to allow you (your clientIp) access to manage SQL DB AND Allowing the WebApp deployed on ASE (the ASE outbound virtual IP)</w:t>
      </w:r>
    </w:p>
    <w:p w14:paraId="709B504E" w14:textId="77777777" w:rsidR="00271707" w:rsidRPr="00271707" w:rsidRDefault="00271707" w:rsidP="00271707">
      <w:pPr>
        <w:rPr>
          <w:rFonts w:cstheme="minorHAnsi"/>
        </w:rPr>
      </w:pPr>
      <w:r w:rsidRPr="00271707">
        <w:rPr>
          <w:rFonts w:cstheme="minorHAnsi"/>
        </w:rPr>
        <w:t>#      3) Data Mask few DB columns (ensuring that only the SQL Admins be able to see the detailed info in the Database) everyone else sees them as masked .. e.g. SSN will show up as XXX-XX-4digitnumber</w:t>
      </w:r>
    </w:p>
    <w:p w14:paraId="1164A1E5" w14:textId="77777777" w:rsidR="00271707" w:rsidRPr="00271707" w:rsidRDefault="00271707" w:rsidP="00271707">
      <w:pPr>
        <w:rPr>
          <w:rFonts w:cstheme="minorHAnsi"/>
        </w:rPr>
      </w:pPr>
      <w:r w:rsidRPr="00271707">
        <w:rPr>
          <w:rFonts w:cstheme="minorHAnsi"/>
        </w:rPr>
        <w:t>#      4) Enable Always Encrypt for a few columns (e.g. Credit card)</w:t>
      </w:r>
    </w:p>
    <w:p w14:paraId="5CA394D9" w14:textId="77777777" w:rsidR="00271707" w:rsidRPr="00271707" w:rsidRDefault="00271707" w:rsidP="00271707">
      <w:pPr>
        <w:rPr>
          <w:rFonts w:cstheme="minorHAnsi"/>
        </w:rPr>
      </w:pPr>
      <w:r w:rsidRPr="00271707">
        <w:rPr>
          <w:rFonts w:cstheme="minorHAnsi"/>
        </w:rPr>
        <w:t>#      5) Makes an AD User to the the SQL AD Admin [refer command Set-AzureRmSqlServerActiveDirectoryAdministrator]</w:t>
      </w:r>
    </w:p>
    <w:p w14:paraId="70AE7C81" w14:textId="0A922DB0" w:rsidR="00AA5071" w:rsidRPr="00767591" w:rsidRDefault="00271707" w:rsidP="00271707">
      <w:pPr>
        <w:rPr>
          <w:rFonts w:cstheme="minorHAnsi"/>
        </w:rPr>
      </w:pPr>
      <w:r w:rsidRPr="00271707">
        <w:rPr>
          <w:rFonts w:cstheme="minorHAnsi"/>
        </w:rPr>
        <w:t>#      6) Ensures Diagnotics logs are sent to OMS Workspace (script assumes that there's only one WS in the resourcegroup created by the ARM template)</w:t>
      </w:r>
    </w:p>
    <w:p w14:paraId="70EB42B8" w14:textId="77777777" w:rsidR="00AA5071" w:rsidRPr="00767591" w:rsidRDefault="00AA5071" w:rsidP="00AA5071">
      <w:pPr>
        <w:rPr>
          <w:rFonts w:cstheme="minorHAnsi"/>
        </w:rPr>
      </w:pPr>
      <w:commentRangeStart w:id="60"/>
      <w:commentRangeStart w:id="61"/>
      <w:r w:rsidRPr="00767591">
        <w:rPr>
          <w:rFonts w:cstheme="minorHAnsi"/>
          <w:noProof/>
        </w:rPr>
        <w:drawing>
          <wp:inline distT="0" distB="0" distL="0" distR="0" wp14:anchorId="45836E82" wp14:editId="5E3349B7">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4276" cy="3082083"/>
                    </a:xfrm>
                    <a:prstGeom prst="rect">
                      <a:avLst/>
                    </a:prstGeom>
                  </pic:spPr>
                </pic:pic>
              </a:graphicData>
            </a:graphic>
          </wp:inline>
        </w:drawing>
      </w:r>
      <w:commentRangeEnd w:id="60"/>
      <w:r w:rsidR="00670F3C">
        <w:rPr>
          <w:rStyle w:val="CommentReference"/>
        </w:rPr>
        <w:commentReference w:id="60"/>
      </w:r>
      <w:commentRangeEnd w:id="61"/>
      <w:r w:rsidR="00670F3C">
        <w:rPr>
          <w:rStyle w:val="CommentReference"/>
        </w:rPr>
        <w:commentReference w:id="61"/>
      </w:r>
    </w:p>
    <w:p w14:paraId="0C6B6F61" w14:textId="77777777" w:rsidR="00AA5071" w:rsidRPr="00767591" w:rsidRDefault="00AA5071" w:rsidP="00AA5071">
      <w:pPr>
        <w:rPr>
          <w:rFonts w:cstheme="minorHAnsi"/>
        </w:rPr>
      </w:pPr>
    </w:p>
    <w:p w14:paraId="109C8A53" w14:textId="77777777" w:rsidR="000C1682" w:rsidRPr="00767591" w:rsidRDefault="00AA5071" w:rsidP="00AA5071">
      <w:pPr>
        <w:rPr>
          <w:rFonts w:cstheme="minorHAnsi"/>
        </w:rPr>
      </w:pPr>
      <w:r w:rsidRPr="00767591">
        <w:rPr>
          <w:rFonts w:cstheme="minorHAnsi"/>
        </w:rPr>
        <w:t>Note the public IP address of App gateway</w:t>
      </w:r>
    </w:p>
    <w:p w14:paraId="13E17394" w14:textId="1C5E5618" w:rsidR="000C1682" w:rsidRPr="00767591" w:rsidRDefault="00F11BB1" w:rsidP="00AA5071">
      <w:pPr>
        <w:rPr>
          <w:rFonts w:cstheme="minorHAnsi"/>
        </w:rPr>
      </w:pPr>
      <w:r>
        <w:rPr>
          <w:rFonts w:cstheme="minorHAnsi"/>
        </w:rPr>
        <w:t>Go</w:t>
      </w:r>
      <w:r w:rsidR="000C1682" w:rsidRPr="00767591">
        <w:rPr>
          <w:rFonts w:cstheme="minorHAnsi"/>
        </w:rPr>
        <w:t xml:space="preserve"> to the Application gateway object (appGateway-WAF) and checkout the IP</w:t>
      </w:r>
      <w:r w:rsidR="00AC51D2">
        <w:rPr>
          <w:rFonts w:cstheme="minorHAnsi"/>
        </w:rPr>
        <w:t xml:space="preserve"> A</w:t>
      </w:r>
      <w:r w:rsidR="000C1682" w:rsidRPr="00767591">
        <w:rPr>
          <w:rFonts w:cstheme="minorHAnsi"/>
        </w:rPr>
        <w:t>ddress</w:t>
      </w:r>
    </w:p>
    <w:p w14:paraId="4B1BB188" w14:textId="77777777" w:rsidR="00AA5071" w:rsidRPr="00767591" w:rsidRDefault="00AA5071" w:rsidP="00AA5071">
      <w:pPr>
        <w:rPr>
          <w:rFonts w:cstheme="minorHAnsi"/>
        </w:rPr>
      </w:pPr>
      <w:r w:rsidRPr="00767591">
        <w:rPr>
          <w:rFonts w:cstheme="minorHAnsi"/>
          <w:noProof/>
        </w:rPr>
        <w:lastRenderedPageBreak/>
        <w:drawing>
          <wp:inline distT="0" distB="0" distL="0" distR="0" wp14:anchorId="2F78575C" wp14:editId="36BC29CE">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8CDF5" w14:textId="77777777" w:rsidR="00AA5071" w:rsidRPr="00767591" w:rsidRDefault="00AA5071" w:rsidP="00AA5071">
      <w:pPr>
        <w:rPr>
          <w:rFonts w:cstheme="minorHAnsi"/>
        </w:rPr>
      </w:pPr>
      <w:r w:rsidRPr="00767591">
        <w:rPr>
          <w:rFonts w:cstheme="minorHAnsi"/>
        </w:rPr>
        <w:t>Update the A record IP address to be the App Gateway address</w:t>
      </w:r>
    </w:p>
    <w:p w14:paraId="3F41F889" w14:textId="77777777" w:rsidR="00AA5071" w:rsidRPr="00767591" w:rsidRDefault="000C1682" w:rsidP="00AA5071">
      <w:pPr>
        <w:rPr>
          <w:rFonts w:cstheme="minorHAnsi"/>
        </w:rPr>
      </w:pPr>
      <w:r w:rsidRPr="00767591">
        <w:rPr>
          <w:rFonts w:cstheme="minorHAnsi"/>
          <w:noProof/>
        </w:rPr>
        <w:drawing>
          <wp:inline distT="0" distB="0" distL="0" distR="0" wp14:anchorId="6B9CA551" wp14:editId="737EFA53">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1E9CE" w14:textId="77777777" w:rsidR="00F97918" w:rsidRPr="00767591" w:rsidRDefault="00F97918">
      <w:pPr>
        <w:rPr>
          <w:rFonts w:cstheme="minorHAnsi"/>
        </w:rPr>
      </w:pPr>
      <w:r w:rsidRPr="00767591">
        <w:rPr>
          <w:rFonts w:cstheme="minorHAnsi"/>
        </w:rPr>
        <w:t>Verification</w:t>
      </w:r>
    </w:p>
    <w:p w14:paraId="21435296" w14:textId="77777777" w:rsidR="00F97918" w:rsidRPr="00767591" w:rsidRDefault="00F97918">
      <w:pPr>
        <w:rPr>
          <w:rFonts w:cstheme="minorHAnsi"/>
        </w:rPr>
      </w:pPr>
      <w:r w:rsidRPr="00767591">
        <w:rPr>
          <w:rFonts w:cstheme="minorHAnsi"/>
        </w:rPr>
        <w:t xml:space="preserve">Site is working with </w:t>
      </w:r>
      <w:hyperlink r:id="rId37" w:history="1">
        <w:r w:rsidRPr="00767591">
          <w:rPr>
            <w:rStyle w:val="Hyperlink"/>
            <w:rFonts w:cstheme="minorHAnsi"/>
          </w:rPr>
          <w:t>https://www.azurepcisamples.com</w:t>
        </w:r>
      </w:hyperlink>
      <w:r w:rsidRPr="00767591">
        <w:rPr>
          <w:rFonts w:cstheme="minorHAnsi"/>
        </w:rPr>
        <w:t xml:space="preserve"> </w:t>
      </w:r>
    </w:p>
    <w:p w14:paraId="2EC41AA9" w14:textId="77777777" w:rsidR="00F97918" w:rsidRPr="00767591" w:rsidRDefault="00F97918">
      <w:pPr>
        <w:rPr>
          <w:rFonts w:cstheme="minorHAnsi"/>
        </w:rPr>
      </w:pPr>
      <w:r w:rsidRPr="00767591">
        <w:rPr>
          <w:rFonts w:cstheme="minorHAnsi"/>
          <w:noProof/>
        </w:rPr>
        <w:drawing>
          <wp:inline distT="0" distB="0" distL="0" distR="0" wp14:anchorId="6956438D" wp14:editId="2D6A6CBD">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3F9AE4" w14:textId="15BF37DF" w:rsidR="007271C7" w:rsidRDefault="007271C7" w:rsidP="007375FC">
      <w:pPr>
        <w:pStyle w:val="Heading2"/>
      </w:pPr>
      <w:bookmarkStart w:id="62" w:name="_Toc475042521"/>
      <w:r w:rsidRPr="00767591">
        <w:t xml:space="preserve">Run Post Deployment </w:t>
      </w:r>
      <w:r w:rsidR="009051FA" w:rsidRPr="00767591">
        <w:t>PowerShell</w:t>
      </w:r>
      <w:r w:rsidRPr="00767591">
        <w:t xml:space="preserve"> Script</w:t>
      </w:r>
      <w:bookmarkEnd w:id="62"/>
    </w:p>
    <w:p w14:paraId="63CF2387" w14:textId="30E08D19" w:rsidR="00BA31D6" w:rsidRDefault="00BA31D6" w:rsidP="00BA31D6"/>
    <w:p w14:paraId="3191C629" w14:textId="1983A23B" w:rsidR="008E007F" w:rsidRDefault="008E007F" w:rsidP="00BA31D6">
      <w:r>
        <w:t>--set permissions for script</w:t>
      </w:r>
    </w:p>
    <w:p w14:paraId="5B0D1018" w14:textId="77777777" w:rsidR="008E007F" w:rsidRDefault="008E007F" w:rsidP="008E007F">
      <w:pPr>
        <w:autoSpaceDE w:val="0"/>
        <w:autoSpaceDN w:val="0"/>
        <w:spacing w:after="0" w:line="240" w:lineRule="auto"/>
      </w:pPr>
      <w:r>
        <w:rPr>
          <w:rFonts w:ascii="Consolas" w:hAnsi="Consolas"/>
          <w:color w:val="000000"/>
          <w:sz w:val="20"/>
          <w:szCs w:val="20"/>
        </w:rPr>
        <w:t>Set-ExecutionPolicy Unrestricted</w:t>
      </w:r>
    </w:p>
    <w:p w14:paraId="69F37E75" w14:textId="77777777" w:rsidR="008E007F" w:rsidRPr="00BA31D6" w:rsidRDefault="008E007F" w:rsidP="00BA31D6"/>
    <w:p w14:paraId="0725D9F9" w14:textId="77777777" w:rsidR="007271C7" w:rsidRPr="00767591" w:rsidRDefault="007271C7" w:rsidP="007271C7">
      <w:pPr>
        <w:rPr>
          <w:rFonts w:cstheme="minorHAnsi"/>
        </w:rPr>
      </w:pPr>
    </w:p>
    <w:p w14:paraId="5227E153" w14:textId="05F48EE4"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r w:rsidR="00AC51D2" w:rsidRPr="00767591">
        <w:rPr>
          <w:rFonts w:cstheme="minorHAnsi"/>
        </w:rPr>
        <w:t>PowerShell</w:t>
      </w:r>
      <w:r w:rsidR="00ED6E0B" w:rsidRPr="00767591">
        <w:rPr>
          <w:rFonts w:cstheme="minorHAnsi"/>
        </w:rPr>
        <w:t xml:space="preserve"> script used for following configuration</w:t>
      </w:r>
    </w:p>
    <w:p w14:paraId="5EFC0C03"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Restore bacpac file into ContosoClinicDB DB</w:t>
      </w:r>
    </w:p>
    <w:p w14:paraId="04CF46FB"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Set AD Authentication Admin</w:t>
      </w:r>
    </w:p>
    <w:p w14:paraId="133878E3" w14:textId="77777777" w:rsidR="005B0BCF"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1AD4C97C" w:rsidR="009A6775" w:rsidRPr="003845AF" w:rsidRDefault="009A6775"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Open Post Deployment </w:t>
      </w:r>
      <w:r w:rsidR="00963A66" w:rsidRPr="00767591">
        <w:rPr>
          <w:rFonts w:eastAsia="Calibri" w:cstheme="minorHAnsi"/>
          <w:color w:val="333333"/>
        </w:rPr>
        <w:t>PowerShell</w:t>
      </w:r>
      <w:r w:rsidRPr="00767591">
        <w:rPr>
          <w:rFonts w:eastAsia="Calibri" w:cstheme="minorHAnsi"/>
          <w:color w:val="333333"/>
        </w:rPr>
        <w:t xml:space="preserve"> script (Path: ~/</w:t>
      </w:r>
      <w:r w:rsidRPr="00767591">
        <w:rPr>
          <w:rFonts w:cstheme="minorHAnsi"/>
        </w:rPr>
        <w:t xml:space="preserve"> </w:t>
      </w:r>
      <w:r w:rsidRPr="00767591">
        <w:rPr>
          <w:rFonts w:eastAsia="Calibri" w:cstheme="minorHAnsi"/>
          <w:color w:val="333333"/>
        </w:rPr>
        <w:t>pre-post-deployment/</w:t>
      </w:r>
      <w:r w:rsidRPr="00767591">
        <w:rPr>
          <w:rFonts w:cstheme="minorHAnsi"/>
        </w:rPr>
        <w:t xml:space="preserve"> </w:t>
      </w:r>
      <w:r w:rsidRPr="00767591">
        <w:rPr>
          <w:rFonts w:eastAsia="Calibri" w:cstheme="minorHAnsi"/>
          <w:color w:val="333333"/>
        </w:rPr>
        <w:t>PostDeployment.ps1)</w:t>
      </w:r>
      <w:r w:rsidR="00963A66" w:rsidRPr="00767591">
        <w:rPr>
          <w:rFonts w:eastAsia="Calibri" w:cstheme="minorHAnsi"/>
          <w:color w:val="333333"/>
        </w:rPr>
        <w:t xml:space="preserve"> and </w:t>
      </w:r>
      <w:r w:rsidR="00682443">
        <w:rPr>
          <w:rFonts w:eastAsia="Calibri" w:cstheme="minorHAnsi"/>
          <w:color w:val="333333"/>
        </w:rPr>
        <w:t>Right click and select Run with</w:t>
      </w:r>
      <w:r w:rsidR="00963A66" w:rsidRPr="00767591">
        <w:rPr>
          <w:rFonts w:eastAsia="Calibri" w:cstheme="minorHAnsi"/>
          <w:color w:val="333333"/>
        </w:rPr>
        <w:t xml:space="preserve"> PowerShell</w:t>
      </w:r>
    </w:p>
    <w:p w14:paraId="704252C4" w14:textId="50264B6A" w:rsidR="003845AF" w:rsidRPr="00767591" w:rsidRDefault="003845AF" w:rsidP="003845AF">
      <w:pPr>
        <w:spacing w:before="100" w:after="8" w:line="249" w:lineRule="auto"/>
        <w:ind w:left="705" w:right="940"/>
        <w:rPr>
          <w:rFonts w:cstheme="minorHAnsi"/>
        </w:rPr>
      </w:pPr>
      <w:commentRangeStart w:id="63"/>
      <w:r>
        <w:rPr>
          <w:noProof/>
        </w:rPr>
        <w:drawing>
          <wp:inline distT="0" distB="0" distL="0" distR="0" wp14:anchorId="68281246" wp14:editId="32629CD7">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855720"/>
                    </a:xfrm>
                    <a:prstGeom prst="rect">
                      <a:avLst/>
                    </a:prstGeom>
                  </pic:spPr>
                </pic:pic>
              </a:graphicData>
            </a:graphic>
          </wp:inline>
        </w:drawing>
      </w:r>
      <w:commentRangeEnd w:id="63"/>
      <w:r w:rsidR="00670F3C">
        <w:rPr>
          <w:rStyle w:val="CommentReference"/>
        </w:rPr>
        <w:commentReference w:id="63"/>
      </w:r>
    </w:p>
    <w:p w14:paraId="329162C1" w14:textId="5C1A7A9A" w:rsidR="008A2218" w:rsidRPr="00767591" w:rsidRDefault="003845AF" w:rsidP="00C657F9">
      <w:pPr>
        <w:numPr>
          <w:ilvl w:val="2"/>
          <w:numId w:val="2"/>
        </w:numPr>
        <w:spacing w:before="100" w:after="8" w:line="249" w:lineRule="auto"/>
        <w:ind w:right="940" w:hanging="360"/>
        <w:rPr>
          <w:rFonts w:cstheme="minorHAnsi"/>
        </w:rPr>
      </w:pPr>
      <w:r>
        <w:rPr>
          <w:rFonts w:eastAsia="Calibri" w:cstheme="minorHAnsi"/>
          <w:color w:val="333333"/>
        </w:rPr>
        <w:t>Provide</w:t>
      </w:r>
      <w:r w:rsidR="008A2218" w:rsidRPr="00767591">
        <w:rPr>
          <w:rFonts w:eastAsia="Calibri" w:cstheme="minorHAnsi"/>
          <w:color w:val="333333"/>
        </w:rPr>
        <w:t xml:space="preserve"> below mandatory values </w:t>
      </w:r>
      <w:r>
        <w:rPr>
          <w:rFonts w:eastAsia="Calibri" w:cstheme="minorHAnsi"/>
          <w:color w:val="333333"/>
        </w:rPr>
        <w:t>while</w:t>
      </w:r>
      <w:r w:rsidR="008A2218" w:rsidRPr="00767591">
        <w:rPr>
          <w:rFonts w:eastAsia="Calibri" w:cstheme="minorHAnsi"/>
          <w:color w:val="333333"/>
        </w:rPr>
        <w:t xml:space="preserve"> run script</w:t>
      </w:r>
      <w:r w:rsidR="00963A66" w:rsidRPr="00767591">
        <w:rPr>
          <w:rFonts w:eastAsia="Calibri" w:cstheme="minorHAnsi"/>
          <w:color w:val="333333"/>
        </w:rPr>
        <w:t>.</w:t>
      </w:r>
      <w:r w:rsidR="00963A66" w:rsidRPr="00767591">
        <w:rPr>
          <w:rFonts w:cstheme="minorHAnsi"/>
        </w:rPr>
        <w:t xml:space="preserve"> It will ask Subscription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846A98">
        <w:trPr>
          <w:trHeight w:val="304"/>
        </w:trPr>
        <w:tc>
          <w:tcPr>
            <w:tcW w:w="2260" w:type="dxa"/>
          </w:tcPr>
          <w:p w14:paraId="0E8665CD" w14:textId="77777777" w:rsidR="00846A98" w:rsidRPr="00767591" w:rsidRDefault="00846A98" w:rsidP="00565EF2">
            <w:pPr>
              <w:rPr>
                <w:rFonts w:cstheme="minorHAnsi"/>
              </w:rPr>
            </w:pPr>
            <w:r w:rsidRPr="00767591">
              <w:rPr>
                <w:rFonts w:cstheme="minorHAnsi"/>
              </w:rPr>
              <w:t>Parameter Name</w:t>
            </w:r>
          </w:p>
        </w:tc>
        <w:tc>
          <w:tcPr>
            <w:tcW w:w="4770" w:type="dxa"/>
          </w:tcPr>
          <w:p w14:paraId="54FC1B39" w14:textId="77777777" w:rsidR="00846A98" w:rsidRPr="00767591" w:rsidRDefault="00846A98" w:rsidP="00565EF2">
            <w:pPr>
              <w:pStyle w:val="NoSpacing"/>
              <w:rPr>
                <w:rFonts w:cstheme="minorHAnsi"/>
              </w:rPr>
            </w:pPr>
            <w:r w:rsidRPr="00767591">
              <w:rPr>
                <w:rFonts w:cstheme="minorHAnsi"/>
              </w:rPr>
              <w:t>How to get Value?</w:t>
            </w:r>
          </w:p>
        </w:tc>
        <w:tc>
          <w:tcPr>
            <w:tcW w:w="3458" w:type="dxa"/>
          </w:tcPr>
          <w:p w14:paraId="66AD4AEC" w14:textId="77777777" w:rsidR="00846A98" w:rsidRPr="00767591" w:rsidRDefault="00846A98" w:rsidP="00565EF2">
            <w:pPr>
              <w:pStyle w:val="NoSpacing"/>
              <w:rPr>
                <w:rFonts w:cstheme="minorHAnsi"/>
              </w:rPr>
            </w:pPr>
            <w:r w:rsidRPr="00767591">
              <w:rPr>
                <w:rFonts w:cstheme="minorHAnsi"/>
              </w:rPr>
              <w:t>Comments</w:t>
            </w:r>
          </w:p>
        </w:tc>
      </w:tr>
      <w:tr w:rsidR="00846A98" w:rsidRPr="00767591" w14:paraId="45A5011C" w14:textId="77777777" w:rsidTr="00846A98">
        <w:trPr>
          <w:trHeight w:val="1243"/>
        </w:trPr>
        <w:tc>
          <w:tcPr>
            <w:tcW w:w="2260" w:type="dxa"/>
          </w:tcPr>
          <w:p w14:paraId="6A256FAE" w14:textId="3DA2C973" w:rsidR="00846A98" w:rsidRPr="00767591" w:rsidRDefault="007E0BBF" w:rsidP="00565EF2">
            <w:pPr>
              <w:rPr>
                <w:rFonts w:eastAsiaTheme="minorEastAsia" w:cstheme="minorHAnsi"/>
                <w:sz w:val="20"/>
                <w:szCs w:val="20"/>
              </w:rPr>
            </w:pPr>
            <w:r>
              <w:rPr>
                <w:rFonts w:ascii="Consolas" w:hAnsi="Consolas" w:cs="Consolas"/>
                <w:color w:val="FF4500"/>
                <w:sz w:val="19"/>
                <w:szCs w:val="19"/>
              </w:rPr>
              <w:t>$ResourceGroupName</w:t>
            </w:r>
          </w:p>
        </w:tc>
        <w:tc>
          <w:tcPr>
            <w:tcW w:w="4770" w:type="dxa"/>
          </w:tcPr>
          <w:p w14:paraId="393A5C99"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40"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C657F9">
            <w:pPr>
              <w:pStyle w:val="NoSpacing"/>
              <w:numPr>
                <w:ilvl w:val="0"/>
                <w:numId w:val="6"/>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565EF2">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40C20D46" w:rsidR="00846A98" w:rsidRPr="00767591" w:rsidRDefault="007E0BBF" w:rsidP="00565EF2">
            <w:pPr>
              <w:rPr>
                <w:rFonts w:eastAsiaTheme="minorEastAsia" w:cstheme="minorHAnsi"/>
                <w:sz w:val="20"/>
                <w:szCs w:val="20"/>
              </w:rPr>
            </w:pPr>
            <w:r>
              <w:rPr>
                <w:rFonts w:ascii="Consolas" w:hAnsi="Consolas" w:cs="Consolas"/>
                <w:color w:val="FF4500"/>
                <w:sz w:val="19"/>
                <w:szCs w:val="19"/>
              </w:rPr>
              <w:lastRenderedPageBreak/>
              <w:t>$SQLServerName</w:t>
            </w:r>
          </w:p>
        </w:tc>
        <w:tc>
          <w:tcPr>
            <w:tcW w:w="4770" w:type="dxa"/>
          </w:tcPr>
          <w:p w14:paraId="355D4044"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41"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C657F9">
            <w:pPr>
              <w:pStyle w:val="NoSpacing"/>
              <w:numPr>
                <w:ilvl w:val="0"/>
                <w:numId w:val="6"/>
              </w:numPr>
              <w:rPr>
                <w:rFonts w:cstheme="minorHAnsi"/>
              </w:rPr>
            </w:pPr>
            <w:r w:rsidRPr="00767591">
              <w:rPr>
                <w:rFonts w:cstheme="minorHAnsi"/>
              </w:rPr>
              <w:t>Copy</w:t>
            </w:r>
            <w:r w:rsidR="00846A98" w:rsidRPr="00767591">
              <w:rPr>
                <w:rFonts w:cstheme="minorHAnsi"/>
              </w:rPr>
              <w:t xml:space="preserve"> Sql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565EF2">
            <w:pPr>
              <w:pStyle w:val="NoSpacing"/>
              <w:rPr>
                <w:rFonts w:cstheme="minorHAnsi"/>
                <w:sz w:val="20"/>
                <w:szCs w:val="20"/>
              </w:rPr>
            </w:pPr>
            <w:r w:rsidRPr="00767591">
              <w:rPr>
                <w:rFonts w:cstheme="minorHAnsi"/>
                <w:sz w:val="20"/>
                <w:szCs w:val="20"/>
              </w:rPr>
              <w:t>Provide Sql Server name (not required full name) Created through ARM template</w:t>
            </w:r>
          </w:p>
        </w:tc>
      </w:tr>
      <w:tr w:rsidR="00846A98" w:rsidRPr="00767591" w14:paraId="7852E226" w14:textId="77777777" w:rsidTr="00846A98">
        <w:trPr>
          <w:trHeight w:val="962"/>
        </w:trPr>
        <w:tc>
          <w:tcPr>
            <w:tcW w:w="2260" w:type="dxa"/>
          </w:tcPr>
          <w:p w14:paraId="78C5B6FF" w14:textId="4EEC56C5" w:rsidR="00846A98" w:rsidRPr="00767591" w:rsidRDefault="007E0BBF" w:rsidP="00565EF2">
            <w:pPr>
              <w:rPr>
                <w:rFonts w:eastAsiaTheme="minorEastAsia" w:cstheme="minorHAnsi"/>
                <w:sz w:val="20"/>
                <w:szCs w:val="20"/>
              </w:rPr>
            </w:pPr>
            <w:r>
              <w:rPr>
                <w:rFonts w:ascii="Consolas" w:hAnsi="Consolas" w:cs="Consolas"/>
                <w:color w:val="FF4500"/>
                <w:sz w:val="19"/>
                <w:szCs w:val="19"/>
              </w:rPr>
              <w:t>$ClientIPAddress</w:t>
            </w:r>
          </w:p>
        </w:tc>
        <w:tc>
          <w:tcPr>
            <w:tcW w:w="4770" w:type="dxa"/>
          </w:tcPr>
          <w:p w14:paraId="540A4494" w14:textId="77777777" w:rsidR="00846A98" w:rsidRPr="00767591" w:rsidRDefault="002D4284" w:rsidP="00C657F9">
            <w:pPr>
              <w:pStyle w:val="NoSpacing"/>
              <w:numPr>
                <w:ilvl w:val="0"/>
                <w:numId w:val="6"/>
              </w:numPr>
              <w:rPr>
                <w:rFonts w:cstheme="minorHAnsi"/>
              </w:rPr>
            </w:pPr>
            <w:r w:rsidRPr="00767591">
              <w:rPr>
                <w:rFonts w:cstheme="minorHAnsi"/>
              </w:rPr>
              <w:t>Open windows cmd prompt and type ipconfig</w:t>
            </w:r>
          </w:p>
        </w:tc>
        <w:tc>
          <w:tcPr>
            <w:tcW w:w="3458" w:type="dxa"/>
          </w:tcPr>
          <w:p w14:paraId="28F5C9FE" w14:textId="47736ADC" w:rsidR="00846A98" w:rsidRPr="00767591" w:rsidRDefault="002D4284" w:rsidP="00565EF2">
            <w:pPr>
              <w:pStyle w:val="NoSpacing"/>
              <w:rPr>
                <w:rFonts w:cstheme="minorHAnsi"/>
                <w:sz w:val="20"/>
                <w:szCs w:val="20"/>
              </w:rPr>
            </w:pPr>
            <w:r w:rsidRPr="00767591">
              <w:rPr>
                <w:rFonts w:cstheme="minorHAnsi"/>
                <w:sz w:val="20"/>
                <w:szCs w:val="20"/>
              </w:rPr>
              <w:t xml:space="preserve">Your system </w:t>
            </w:r>
            <w:r w:rsidR="00AC51D2">
              <w:rPr>
                <w:rFonts w:cstheme="minorHAnsi"/>
                <w:sz w:val="20"/>
                <w:szCs w:val="20"/>
              </w:rPr>
              <w:t>IP</w:t>
            </w:r>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475D4159" w:rsidR="00846A98" w:rsidRPr="00767591" w:rsidRDefault="00161E19" w:rsidP="00565EF2">
            <w:pPr>
              <w:rPr>
                <w:rFonts w:eastAsiaTheme="minorEastAsia" w:cstheme="minorHAnsi"/>
                <w:sz w:val="20"/>
                <w:szCs w:val="20"/>
              </w:rPr>
            </w:pPr>
            <w:r>
              <w:rPr>
                <w:rFonts w:ascii="Consolas" w:hAnsi="Consolas" w:cs="Consolas"/>
                <w:color w:val="FF4500"/>
                <w:sz w:val="19"/>
                <w:szCs w:val="19"/>
              </w:rPr>
              <w:t>$ASEOutboundAddress</w:t>
            </w:r>
          </w:p>
        </w:tc>
        <w:tc>
          <w:tcPr>
            <w:tcW w:w="4770" w:type="dxa"/>
          </w:tcPr>
          <w:p w14:paraId="7B8824A1"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42"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C657F9">
            <w:pPr>
              <w:pStyle w:val="NoSpacing"/>
              <w:numPr>
                <w:ilvl w:val="0"/>
                <w:numId w:val="6"/>
              </w:numPr>
              <w:rPr>
                <w:rFonts w:cstheme="minorHAnsi"/>
              </w:rPr>
            </w:pPr>
            <w:r w:rsidRPr="00767591">
              <w:rPr>
                <w:rFonts w:cstheme="minorHAnsi"/>
              </w:rPr>
              <w:t>Open ASE under resource group created using ARM deployment</w:t>
            </w:r>
          </w:p>
          <w:p w14:paraId="57F30F6D" w14:textId="67172E8A" w:rsidR="00846A98" w:rsidRPr="00767591" w:rsidRDefault="002D4284" w:rsidP="00C657F9">
            <w:pPr>
              <w:pStyle w:val="NoSpacing"/>
              <w:numPr>
                <w:ilvl w:val="0"/>
                <w:numId w:val="6"/>
              </w:numPr>
              <w:rPr>
                <w:rFonts w:cstheme="minorHAnsi"/>
              </w:rPr>
            </w:pPr>
            <w:r w:rsidRPr="00767591">
              <w:rPr>
                <w:rFonts w:cstheme="minorHAnsi"/>
              </w:rPr>
              <w:t>Open Properties and copy Outbound</w:t>
            </w:r>
            <w:r w:rsidR="003845AF">
              <w:rPr>
                <w:rFonts w:cstheme="minorHAnsi"/>
              </w:rPr>
              <w:t xml:space="preserve"> IP</w:t>
            </w:r>
            <w:r w:rsidRPr="00767591">
              <w:rPr>
                <w:rFonts w:cstheme="minorHAnsi"/>
              </w:rPr>
              <w:t xml:space="preserve"> address</w:t>
            </w:r>
          </w:p>
        </w:tc>
        <w:tc>
          <w:tcPr>
            <w:tcW w:w="3458" w:type="dxa"/>
          </w:tcPr>
          <w:p w14:paraId="22A3B83E" w14:textId="77777777" w:rsidR="00846A98" w:rsidRPr="00767591" w:rsidRDefault="00846A98" w:rsidP="00565EF2">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13ECAD2B" w:rsidR="002D4284" w:rsidRPr="00767591" w:rsidRDefault="00161E19" w:rsidP="002D4284">
            <w:pPr>
              <w:rPr>
                <w:rFonts w:eastAsiaTheme="minorEastAsia" w:cstheme="minorHAnsi"/>
                <w:sz w:val="20"/>
                <w:szCs w:val="20"/>
              </w:rPr>
            </w:pPr>
            <w:r>
              <w:rPr>
                <w:rFonts w:ascii="Consolas" w:hAnsi="Consolas" w:cs="Consolas"/>
                <w:color w:val="FF4500"/>
                <w:sz w:val="19"/>
                <w:szCs w:val="19"/>
              </w:rPr>
              <w:t>$SQLADAdministrator</w:t>
            </w:r>
          </w:p>
        </w:tc>
        <w:tc>
          <w:tcPr>
            <w:tcW w:w="4770" w:type="dxa"/>
          </w:tcPr>
          <w:p w14:paraId="3C5612CB" w14:textId="56262E08" w:rsidR="002D4284" w:rsidRPr="00767591" w:rsidRDefault="002D4284" w:rsidP="00C657F9">
            <w:pPr>
              <w:pStyle w:val="NoSpacing"/>
              <w:numPr>
                <w:ilvl w:val="0"/>
                <w:numId w:val="6"/>
              </w:numPr>
              <w:rPr>
                <w:rFonts w:cstheme="minorHAnsi"/>
              </w:rPr>
            </w:pPr>
            <w:r w:rsidRPr="00767591">
              <w:rPr>
                <w:rFonts w:cstheme="minorHAnsi"/>
              </w:rPr>
              <w:t xml:space="preserve">Provide SQL </w:t>
            </w:r>
            <w:r w:rsidR="003845AF">
              <w:rPr>
                <w:rFonts w:cstheme="minorHAnsi"/>
              </w:rPr>
              <w:t>AD Administrator name</w:t>
            </w:r>
            <w:r w:rsidRPr="00767591">
              <w:rPr>
                <w:rFonts w:cstheme="minorHAnsi"/>
              </w:rPr>
              <w:t xml:space="preserve">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FC2142" w:rsidRPr="00767591" w14:paraId="568E67AB" w14:textId="77777777" w:rsidTr="00846A98">
        <w:trPr>
          <w:trHeight w:val="962"/>
        </w:trPr>
        <w:tc>
          <w:tcPr>
            <w:tcW w:w="2260" w:type="dxa"/>
          </w:tcPr>
          <w:p w14:paraId="66984CBF" w14:textId="54DFA4B1" w:rsidR="00FC2142" w:rsidRDefault="00FC2142" w:rsidP="00FC2142">
            <w:pPr>
              <w:rPr>
                <w:rFonts w:ascii="Consolas" w:hAnsi="Consolas" w:cs="Consolas"/>
                <w:color w:val="FF4500"/>
                <w:sz w:val="19"/>
                <w:szCs w:val="19"/>
              </w:rPr>
            </w:pPr>
            <w:r>
              <w:rPr>
                <w:rFonts w:ascii="Consolas" w:hAnsi="Consolas" w:cs="Consolas"/>
                <w:color w:val="FF4500"/>
                <w:sz w:val="19"/>
                <w:szCs w:val="19"/>
              </w:rPr>
              <w:t>$sqlAdministratorLoginPassword</w:t>
            </w:r>
          </w:p>
        </w:tc>
        <w:tc>
          <w:tcPr>
            <w:tcW w:w="4770" w:type="dxa"/>
          </w:tcPr>
          <w:p w14:paraId="7BC52B07" w14:textId="22BE053A" w:rsidR="00FC2142" w:rsidRPr="00767591" w:rsidRDefault="00FC2142" w:rsidP="00FC2142">
            <w:pPr>
              <w:pStyle w:val="NoSpacing"/>
              <w:numPr>
                <w:ilvl w:val="0"/>
                <w:numId w:val="6"/>
              </w:numPr>
              <w:rPr>
                <w:rFonts w:cstheme="minorHAnsi"/>
              </w:rPr>
            </w:pPr>
            <w:r w:rsidRPr="00767591">
              <w:rPr>
                <w:rFonts w:cstheme="minorHAnsi"/>
              </w:rPr>
              <w:t>Provide SQL Password passed while creating ARM template</w:t>
            </w:r>
          </w:p>
        </w:tc>
        <w:tc>
          <w:tcPr>
            <w:tcW w:w="3458" w:type="dxa"/>
          </w:tcPr>
          <w:p w14:paraId="56109E1B" w14:textId="6EDB3D43" w:rsidR="00FC2142" w:rsidRPr="00767591" w:rsidRDefault="00FC2142" w:rsidP="00FC2142">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5A8D9BB8" w:rsidR="00846A98" w:rsidRPr="00767591" w:rsidRDefault="008A44AF" w:rsidP="00565EF2">
            <w:pPr>
              <w:rPr>
                <w:rFonts w:eastAsiaTheme="minorEastAsia" w:cstheme="minorHAnsi"/>
                <w:sz w:val="20"/>
                <w:szCs w:val="20"/>
              </w:rPr>
            </w:pPr>
            <w:r>
              <w:rPr>
                <w:rFonts w:ascii="Consolas" w:hAnsi="Consolas" w:cs="Consolas"/>
                <w:color w:val="FF4500"/>
                <w:sz w:val="19"/>
                <w:szCs w:val="19"/>
              </w:rPr>
              <w:t>$subscriptionId</w:t>
            </w:r>
          </w:p>
        </w:tc>
        <w:tc>
          <w:tcPr>
            <w:tcW w:w="4770" w:type="dxa"/>
          </w:tcPr>
          <w:p w14:paraId="2B4EA138"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43" w:history="1">
              <w:r w:rsidRPr="00767591">
                <w:rPr>
                  <w:rStyle w:val="Hyperlink"/>
                  <w:rFonts w:cstheme="minorHAnsi"/>
                </w:rPr>
                <w:t>https://portal.azure.com</w:t>
              </w:r>
            </w:hyperlink>
            <w:r w:rsidRPr="00767591">
              <w:rPr>
                <w:rFonts w:cstheme="minorHAnsi"/>
              </w:rPr>
              <w:t xml:space="preserve"> </w:t>
            </w:r>
          </w:p>
          <w:p w14:paraId="028BA409" w14:textId="3115E6BF" w:rsidR="00846A98" w:rsidRPr="00767591" w:rsidRDefault="002D4284" w:rsidP="00C657F9">
            <w:pPr>
              <w:pStyle w:val="NoSpacing"/>
              <w:numPr>
                <w:ilvl w:val="0"/>
                <w:numId w:val="6"/>
              </w:numPr>
              <w:rPr>
                <w:rFonts w:cstheme="minorHAnsi"/>
              </w:rPr>
            </w:pPr>
            <w:r w:rsidRPr="00767591">
              <w:rPr>
                <w:rFonts w:cstheme="minorHAnsi"/>
              </w:rPr>
              <w:t xml:space="preserve">Open Resource groups and copy subscription </w:t>
            </w:r>
            <w:r w:rsidR="008A44AF">
              <w:rPr>
                <w:rFonts w:cstheme="minorHAnsi"/>
              </w:rPr>
              <w:t>id</w:t>
            </w:r>
            <w:r w:rsidRPr="00767591">
              <w:rPr>
                <w:rFonts w:cstheme="minorHAnsi"/>
              </w:rPr>
              <w:t xml:space="preserve"> of resource group created using ARM deployment</w:t>
            </w:r>
          </w:p>
        </w:tc>
        <w:tc>
          <w:tcPr>
            <w:tcW w:w="3458" w:type="dxa"/>
          </w:tcPr>
          <w:p w14:paraId="422093B5" w14:textId="77777777" w:rsidR="00846A98" w:rsidRPr="00767591" w:rsidRDefault="002D4284" w:rsidP="00565EF2">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0149646" w:rsidR="00846A98" w:rsidRPr="00767591" w:rsidRDefault="00161E19" w:rsidP="00565EF2">
            <w:pPr>
              <w:rPr>
                <w:rFonts w:eastAsiaTheme="minorEastAsia" w:cstheme="minorHAnsi"/>
                <w:sz w:val="20"/>
                <w:szCs w:val="20"/>
              </w:rPr>
            </w:pPr>
            <w:r>
              <w:rPr>
                <w:rFonts w:ascii="Consolas" w:hAnsi="Consolas" w:cs="Consolas"/>
                <w:color w:val="FF4500"/>
                <w:sz w:val="19"/>
                <w:szCs w:val="19"/>
              </w:rPr>
              <w:t>$KeyVaultName</w:t>
            </w:r>
          </w:p>
        </w:tc>
        <w:tc>
          <w:tcPr>
            <w:tcW w:w="4770" w:type="dxa"/>
          </w:tcPr>
          <w:p w14:paraId="55668C7F"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44"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C657F9">
            <w:pPr>
              <w:pStyle w:val="NoSpacing"/>
              <w:numPr>
                <w:ilvl w:val="0"/>
                <w:numId w:val="6"/>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565EF2">
            <w:pPr>
              <w:pStyle w:val="NoSpacing"/>
              <w:rPr>
                <w:rFonts w:cstheme="minorHAnsi"/>
                <w:sz w:val="20"/>
                <w:szCs w:val="20"/>
              </w:rPr>
            </w:pPr>
            <w:r w:rsidRPr="00767591">
              <w:rPr>
                <w:rFonts w:cstheme="minorHAnsi"/>
                <w:sz w:val="20"/>
                <w:szCs w:val="20"/>
              </w:rPr>
              <w:t>Provide Key Vault Name Created through ARM template</w:t>
            </w:r>
          </w:p>
        </w:tc>
      </w:tr>
      <w:tr w:rsidR="00161E19" w:rsidRPr="00767591" w14:paraId="16EBF336" w14:textId="77777777" w:rsidTr="00846A98">
        <w:trPr>
          <w:trHeight w:val="962"/>
        </w:trPr>
        <w:tc>
          <w:tcPr>
            <w:tcW w:w="2260" w:type="dxa"/>
          </w:tcPr>
          <w:p w14:paraId="1C7CA780" w14:textId="11487D40" w:rsidR="00161E19" w:rsidRDefault="00003B4F" w:rsidP="00565EF2">
            <w:pPr>
              <w:rPr>
                <w:rFonts w:ascii="Consolas" w:hAnsi="Consolas" w:cs="Consolas"/>
                <w:color w:val="FF4500"/>
                <w:sz w:val="19"/>
                <w:szCs w:val="19"/>
              </w:rPr>
            </w:pPr>
            <w:r>
              <w:rPr>
                <w:rFonts w:ascii="Consolas" w:hAnsi="Consolas" w:cs="Consolas"/>
                <w:color w:val="FF4500"/>
                <w:sz w:val="19"/>
                <w:szCs w:val="19"/>
              </w:rPr>
              <w:t>$azureAdApplicationClientId</w:t>
            </w:r>
          </w:p>
        </w:tc>
        <w:tc>
          <w:tcPr>
            <w:tcW w:w="4770" w:type="dxa"/>
          </w:tcPr>
          <w:p w14:paraId="7532AC85" w14:textId="02CD66F4" w:rsidR="00161E19" w:rsidRPr="00767591" w:rsidRDefault="00003B4F" w:rsidP="00C657F9">
            <w:pPr>
              <w:pStyle w:val="NoSpacing"/>
              <w:numPr>
                <w:ilvl w:val="0"/>
                <w:numId w:val="6"/>
              </w:numPr>
              <w:rPr>
                <w:rFonts w:cstheme="minorHAnsi"/>
              </w:rPr>
            </w:pPr>
            <w:r>
              <w:rPr>
                <w:rFonts w:cstheme="minorHAnsi"/>
              </w:rPr>
              <w:t>Provide Azure AD Application Id created through Pre deployment script. Same value passed in ARM Deployment as a parameter</w:t>
            </w:r>
          </w:p>
        </w:tc>
        <w:tc>
          <w:tcPr>
            <w:tcW w:w="3458" w:type="dxa"/>
          </w:tcPr>
          <w:p w14:paraId="34114E0C" w14:textId="77777777" w:rsidR="00161E19" w:rsidRPr="00767591" w:rsidRDefault="00161E19" w:rsidP="00565EF2">
            <w:pPr>
              <w:pStyle w:val="NoSpacing"/>
              <w:rPr>
                <w:rFonts w:cstheme="minorHAnsi"/>
                <w:sz w:val="20"/>
                <w:szCs w:val="20"/>
              </w:rPr>
            </w:pPr>
          </w:p>
        </w:tc>
      </w:tr>
      <w:tr w:rsidR="00161E19" w:rsidRPr="00767591" w14:paraId="29E76330" w14:textId="77777777" w:rsidTr="00846A98">
        <w:trPr>
          <w:trHeight w:val="962"/>
        </w:trPr>
        <w:tc>
          <w:tcPr>
            <w:tcW w:w="2260" w:type="dxa"/>
          </w:tcPr>
          <w:p w14:paraId="15F3A4EE" w14:textId="1D78D554" w:rsidR="00161E19" w:rsidRDefault="00003B4F" w:rsidP="00565EF2">
            <w:pPr>
              <w:rPr>
                <w:rFonts w:ascii="Consolas" w:hAnsi="Consolas" w:cs="Consolas"/>
                <w:color w:val="FF4500"/>
                <w:sz w:val="19"/>
                <w:szCs w:val="19"/>
              </w:rPr>
            </w:pPr>
            <w:r>
              <w:rPr>
                <w:rFonts w:ascii="Consolas" w:hAnsi="Consolas" w:cs="Consolas"/>
                <w:color w:val="FF4500"/>
                <w:sz w:val="19"/>
                <w:szCs w:val="19"/>
              </w:rPr>
              <w:t>$azureAdApplicationClientSecret</w:t>
            </w:r>
          </w:p>
        </w:tc>
        <w:tc>
          <w:tcPr>
            <w:tcW w:w="4770" w:type="dxa"/>
          </w:tcPr>
          <w:p w14:paraId="3F0AF156" w14:textId="39808A6D" w:rsidR="00161E19" w:rsidRPr="00767591" w:rsidRDefault="00003B4F" w:rsidP="00C657F9">
            <w:pPr>
              <w:pStyle w:val="NoSpacing"/>
              <w:numPr>
                <w:ilvl w:val="0"/>
                <w:numId w:val="6"/>
              </w:numPr>
              <w:rPr>
                <w:rFonts w:cstheme="minorHAnsi"/>
              </w:rPr>
            </w:pPr>
            <w:r>
              <w:rPr>
                <w:rFonts w:cstheme="minorHAnsi"/>
              </w:rPr>
              <w:t>Provide Azure AD Application Client Secret created through Pre deployment script. Same value passed in ARM Deployment as a parameter</w:t>
            </w:r>
          </w:p>
        </w:tc>
        <w:tc>
          <w:tcPr>
            <w:tcW w:w="3458" w:type="dxa"/>
          </w:tcPr>
          <w:p w14:paraId="21D956E5" w14:textId="77777777" w:rsidR="00161E19" w:rsidRPr="00767591" w:rsidRDefault="00161E19" w:rsidP="00565EF2">
            <w:pPr>
              <w:pStyle w:val="NoSpacing"/>
              <w:rPr>
                <w:rFonts w:cstheme="minorHAnsi"/>
                <w:sz w:val="20"/>
                <w:szCs w:val="20"/>
              </w:rPr>
            </w:pP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77777777" w:rsidR="00E452EE" w:rsidRPr="00767591" w:rsidRDefault="00DE3139" w:rsidP="00DE3139">
      <w:pPr>
        <w:spacing w:before="100" w:after="8" w:line="249" w:lineRule="auto"/>
        <w:ind w:left="705" w:right="940"/>
        <w:rPr>
          <w:rFonts w:cstheme="minorHAnsi"/>
        </w:rPr>
      </w:pPr>
      <w:r w:rsidRPr="00767591">
        <w:rPr>
          <w:rFonts w:cstheme="minorHAnsi"/>
        </w:rPr>
        <w:t>(Screenshot for to Get Resource Name)</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60C00C83">
            <wp:extent cx="6858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1905000"/>
                    </a:xfrm>
                    <a:prstGeom prst="rect">
                      <a:avLst/>
                    </a:prstGeom>
                  </pic:spPr>
                </pic:pic>
              </a:graphicData>
            </a:graphic>
          </wp:inline>
        </w:drawing>
      </w:r>
    </w:p>
    <w:p w14:paraId="6199884C" w14:textId="728BC7E3" w:rsidR="00846A98" w:rsidRDefault="00DE3139" w:rsidP="00DE3139">
      <w:pPr>
        <w:spacing w:before="100" w:after="8" w:line="249" w:lineRule="auto"/>
        <w:ind w:left="705" w:right="940"/>
        <w:rPr>
          <w:rFonts w:cstheme="minorHAnsi"/>
        </w:rPr>
      </w:pPr>
      <w:r w:rsidRPr="00767591">
        <w:rPr>
          <w:rFonts w:cstheme="minorHAnsi"/>
        </w:rPr>
        <w:t xml:space="preserve">(Screenshot for to Get Subscription </w:t>
      </w:r>
      <w:r w:rsidR="008E10D2">
        <w:rPr>
          <w:rFonts w:cstheme="minorHAnsi"/>
        </w:rPr>
        <w:t>Id</w:t>
      </w:r>
      <w:r w:rsidRPr="00767591">
        <w:rPr>
          <w:rFonts w:cstheme="minorHAnsi"/>
        </w:rPr>
        <w:t>)</w:t>
      </w:r>
    </w:p>
    <w:p w14:paraId="7780506A" w14:textId="7A2D8E05" w:rsidR="008E10D2" w:rsidRPr="00767591" w:rsidRDefault="008E10D2" w:rsidP="00DE3139">
      <w:pPr>
        <w:spacing w:before="100" w:after="8" w:line="249" w:lineRule="auto"/>
        <w:ind w:left="705" w:right="940"/>
        <w:rPr>
          <w:rFonts w:cstheme="minorHAnsi"/>
        </w:rPr>
      </w:pPr>
      <w:r>
        <w:rPr>
          <w:noProof/>
        </w:rPr>
        <w:lastRenderedPageBreak/>
        <w:drawing>
          <wp:inline distT="0" distB="0" distL="0" distR="0" wp14:anchorId="40AE52A6" wp14:editId="2ABD1053">
            <wp:extent cx="6858000" cy="1805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805305"/>
                    </a:xfrm>
                    <a:prstGeom prst="rect">
                      <a:avLst/>
                    </a:prstGeom>
                  </pic:spPr>
                </pic:pic>
              </a:graphicData>
            </a:graphic>
          </wp:inline>
        </w:drawing>
      </w:r>
    </w:p>
    <w:p w14:paraId="5A0EB1A9" w14:textId="76E2FAF2" w:rsidR="00846A98" w:rsidRPr="00767591" w:rsidRDefault="00846A98" w:rsidP="00E452EE">
      <w:pPr>
        <w:spacing w:before="100" w:after="8" w:line="249" w:lineRule="auto"/>
        <w:ind w:left="705" w:right="940"/>
        <w:rPr>
          <w:rFonts w:cstheme="minorHAnsi"/>
        </w:rPr>
      </w:pPr>
    </w:p>
    <w:p w14:paraId="7CFA76F0" w14:textId="6F69B7B4" w:rsidR="00531487" w:rsidRPr="00531487" w:rsidRDefault="00531487" w:rsidP="00531487">
      <w:pPr>
        <w:pStyle w:val="Heading2"/>
        <w:numPr>
          <w:ilvl w:val="0"/>
          <w:numId w:val="0"/>
        </w:numPr>
        <w:ind w:left="576"/>
        <w:rPr>
          <w:rFonts w:eastAsia="Calibri"/>
          <w:b w:val="0"/>
          <w:color w:val="333333"/>
          <w:sz w:val="22"/>
          <w:szCs w:val="22"/>
        </w:rPr>
      </w:pPr>
      <w:bookmarkStart w:id="64" w:name="_Toc475042522"/>
      <w:r w:rsidRPr="00531487">
        <w:rPr>
          <w:rFonts w:eastAsia="Calibri"/>
          <w:b w:val="0"/>
          <w:color w:val="333333"/>
          <w:sz w:val="22"/>
          <w:szCs w:val="22"/>
        </w:rPr>
        <w:t>Sample Values</w:t>
      </w:r>
      <w:bookmarkEnd w:id="64"/>
    </w:p>
    <w:p w14:paraId="45B95EF0" w14:textId="067BE7A2" w:rsidR="00531487" w:rsidRPr="00531487" w:rsidRDefault="00B0215C" w:rsidP="00B0215C">
      <w:pPr>
        <w:ind w:firstLine="576"/>
      </w:pPr>
      <w:r>
        <w:rPr>
          <w:noProof/>
        </w:rPr>
        <w:drawing>
          <wp:inline distT="0" distB="0" distL="0" distR="0" wp14:anchorId="5A71DBCF" wp14:editId="354A7C7D">
            <wp:extent cx="6858000" cy="213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134870"/>
                    </a:xfrm>
                    <a:prstGeom prst="rect">
                      <a:avLst/>
                    </a:prstGeom>
                  </pic:spPr>
                </pic:pic>
              </a:graphicData>
            </a:graphic>
          </wp:inline>
        </w:drawing>
      </w:r>
    </w:p>
    <w:p w14:paraId="5EE3385C" w14:textId="13F8C89F" w:rsidR="006E0B8E" w:rsidRDefault="006E0B8E" w:rsidP="006E0B8E">
      <w:pPr>
        <w:pStyle w:val="Heading2"/>
      </w:pPr>
      <w:bookmarkStart w:id="65" w:name="_Toc475042523"/>
      <w:r w:rsidRPr="00767591">
        <w:t xml:space="preserve">Run Post Deployment </w:t>
      </w:r>
      <w:r>
        <w:t xml:space="preserve">SQL </w:t>
      </w:r>
      <w:r w:rsidRPr="00767591">
        <w:t>Script</w:t>
      </w:r>
    </w:p>
    <w:p w14:paraId="53393926" w14:textId="4E491421" w:rsidR="00BD7636" w:rsidRPr="00BD7636" w:rsidRDefault="006E0B8E" w:rsidP="00C657F9">
      <w:pPr>
        <w:pStyle w:val="Heading3"/>
        <w:numPr>
          <w:ilvl w:val="0"/>
          <w:numId w:val="17"/>
        </w:numPr>
        <w:rPr>
          <w:rFonts w:asciiTheme="minorHAnsi" w:eastAsia="Calibri" w:hAnsiTheme="minorHAnsi" w:cstheme="minorHAnsi"/>
          <w:color w:val="333333"/>
          <w:sz w:val="22"/>
          <w:szCs w:val="22"/>
        </w:rPr>
      </w:pPr>
      <w:r w:rsidRPr="00BD7636">
        <w:rPr>
          <w:rFonts w:asciiTheme="minorHAnsi" w:eastAsia="Calibri" w:hAnsiTheme="minorHAnsi" w:cstheme="minorHAnsi"/>
          <w:color w:val="333333"/>
          <w:sz w:val="22"/>
          <w:szCs w:val="22"/>
        </w:rPr>
        <w:t>Open SQL Server Management</w:t>
      </w:r>
      <w:r w:rsidR="00877F92">
        <w:rPr>
          <w:rFonts w:asciiTheme="minorHAnsi" w:eastAsia="Calibri" w:hAnsiTheme="minorHAnsi" w:cstheme="minorHAnsi"/>
          <w:color w:val="333333"/>
          <w:sz w:val="22"/>
          <w:szCs w:val="22"/>
        </w:rPr>
        <w:t xml:space="preserve"> Studio</w:t>
      </w:r>
      <w:r w:rsidRPr="00BD7636">
        <w:rPr>
          <w:rFonts w:asciiTheme="minorHAnsi" w:eastAsia="Calibri" w:hAnsiTheme="minorHAnsi" w:cstheme="minorHAnsi"/>
          <w:color w:val="333333"/>
          <w:sz w:val="22"/>
          <w:szCs w:val="22"/>
        </w:rPr>
        <w:t xml:space="preserve"> using Active directory password authentication and </w:t>
      </w:r>
      <w:r w:rsidRPr="004A6CA0">
        <w:rPr>
          <w:rFonts w:asciiTheme="minorHAnsi" w:eastAsia="Calibri" w:hAnsiTheme="minorHAnsi" w:cstheme="minorHAnsi"/>
          <w:color w:val="333333"/>
          <w:sz w:val="22"/>
          <w:szCs w:val="22"/>
          <w:highlight w:val="yellow"/>
        </w:rPr>
        <w:t>SQL AD Admin</w:t>
      </w:r>
      <w:r w:rsidRPr="00BD7636">
        <w:rPr>
          <w:rFonts w:asciiTheme="minorHAnsi" w:eastAsia="Calibri" w:hAnsiTheme="minorHAnsi" w:cstheme="minorHAnsi"/>
          <w:color w:val="333333"/>
          <w:sz w:val="22"/>
          <w:szCs w:val="22"/>
        </w:rPr>
        <w:t xml:space="preserve"> credentials</w:t>
      </w:r>
    </w:p>
    <w:p w14:paraId="0A789F9A" w14:textId="0C3EAF93" w:rsidR="00BD7636" w:rsidRDefault="00BD7636" w:rsidP="00BD7636">
      <w:pPr>
        <w:pStyle w:val="ListParagraph"/>
      </w:pPr>
      <w:commentRangeStart w:id="66"/>
      <w:r>
        <w:rPr>
          <w:noProof/>
        </w:rPr>
        <w:drawing>
          <wp:inline distT="0" distB="0" distL="0" distR="0" wp14:anchorId="5BE24ACE" wp14:editId="135CA7B7">
            <wp:extent cx="5010150" cy="3248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3248025"/>
                    </a:xfrm>
                    <a:prstGeom prst="rect">
                      <a:avLst/>
                    </a:prstGeom>
                  </pic:spPr>
                </pic:pic>
              </a:graphicData>
            </a:graphic>
          </wp:inline>
        </w:drawing>
      </w:r>
      <w:commentRangeEnd w:id="66"/>
      <w:r w:rsidR="00670F3C">
        <w:rPr>
          <w:rStyle w:val="CommentReference"/>
        </w:rPr>
        <w:commentReference w:id="66"/>
      </w:r>
    </w:p>
    <w:p w14:paraId="1FAEB4AA" w14:textId="2807CFDC" w:rsidR="00936174" w:rsidRDefault="00936174" w:rsidP="00C657F9">
      <w:pPr>
        <w:pStyle w:val="ListParagraph"/>
        <w:numPr>
          <w:ilvl w:val="0"/>
          <w:numId w:val="17"/>
        </w:numPr>
      </w:pPr>
      <w:r>
        <w:t>Open “</w:t>
      </w:r>
      <w:r w:rsidRPr="00936174">
        <w:t>PostDeploymentSQL.sql</w:t>
      </w:r>
      <w:r>
        <w:t xml:space="preserve">” script </w:t>
      </w:r>
      <w:r w:rsidR="004A6CA0">
        <w:t xml:space="preserve">under the </w:t>
      </w:r>
      <w:r w:rsidR="00D72B34">
        <w:t>.</w:t>
      </w:r>
      <w:r w:rsidR="004A6CA0">
        <w:t>\pre-post-deployment folder</w:t>
      </w:r>
    </w:p>
    <w:p w14:paraId="31C96B09" w14:textId="171BFFD4" w:rsidR="004A6CA0" w:rsidRDefault="004A6CA0" w:rsidP="004A6CA0">
      <w:pPr>
        <w:pStyle w:val="ListParagraph"/>
      </w:pPr>
    </w:p>
    <w:p w14:paraId="28322D67" w14:textId="6042522C" w:rsidR="004A6CA0" w:rsidRDefault="004A6CA0" w:rsidP="00C657F9">
      <w:pPr>
        <w:pStyle w:val="ListParagraph"/>
        <w:numPr>
          <w:ilvl w:val="1"/>
          <w:numId w:val="17"/>
        </w:numPr>
      </w:pPr>
      <w:r>
        <w:t>Replace XXXX with your AD domain name.</w:t>
      </w:r>
    </w:p>
    <w:p w14:paraId="6B575AFE" w14:textId="7C9C1003" w:rsidR="004A6CA0" w:rsidRDefault="004A6CA0" w:rsidP="00C657F9">
      <w:pPr>
        <w:pStyle w:val="ListParagraph"/>
        <w:numPr>
          <w:ilvl w:val="1"/>
          <w:numId w:val="17"/>
        </w:numPr>
      </w:pPr>
      <w:r>
        <w:lastRenderedPageBreak/>
        <w:t>Run the script.</w:t>
      </w:r>
    </w:p>
    <w:p w14:paraId="79B447EB" w14:textId="0AF75FC1" w:rsidR="004A6CA0" w:rsidRDefault="00555133" w:rsidP="004A6CA0">
      <w:pPr>
        <w:pStyle w:val="ListParagraph"/>
      </w:pPr>
      <w:r>
        <w:rPr>
          <w:noProof/>
        </w:rPr>
        <w:drawing>
          <wp:inline distT="0" distB="0" distL="0" distR="0" wp14:anchorId="4F211C4B" wp14:editId="28E5A1FB">
            <wp:extent cx="6858000" cy="3801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3801110"/>
                    </a:xfrm>
                    <a:prstGeom prst="rect">
                      <a:avLst/>
                    </a:prstGeom>
                  </pic:spPr>
                </pic:pic>
              </a:graphicData>
            </a:graphic>
          </wp:inline>
        </w:drawing>
      </w:r>
    </w:p>
    <w:p w14:paraId="42087B25" w14:textId="77777777" w:rsidR="00BD7636" w:rsidRDefault="00BD7636" w:rsidP="00BD7636">
      <w:pPr>
        <w:pStyle w:val="ListParagraph"/>
      </w:pPr>
    </w:p>
    <w:p w14:paraId="3CA50648" w14:textId="118E8C37" w:rsidR="00936174" w:rsidRPr="00936174" w:rsidRDefault="00936174" w:rsidP="00936174">
      <w:pPr>
        <w:pStyle w:val="ListParagraph"/>
      </w:pPr>
    </w:p>
    <w:p w14:paraId="2DB2D432" w14:textId="306EF527" w:rsidR="00936174" w:rsidRDefault="00936174" w:rsidP="00936174">
      <w:pPr>
        <w:ind w:left="576"/>
      </w:pPr>
    </w:p>
    <w:p w14:paraId="787D6781" w14:textId="77777777" w:rsidR="00936174" w:rsidRPr="00936174" w:rsidRDefault="00936174" w:rsidP="00936174">
      <w:pPr>
        <w:ind w:left="576"/>
      </w:pPr>
    </w:p>
    <w:p w14:paraId="0A0B5D2E" w14:textId="77777777" w:rsidR="006E0B8E" w:rsidRPr="006E0B8E" w:rsidRDefault="006E0B8E" w:rsidP="006E0B8E"/>
    <w:p w14:paraId="4A354318" w14:textId="77777777" w:rsidR="006E0B8E" w:rsidRPr="006E0B8E" w:rsidRDefault="006E0B8E" w:rsidP="006E0B8E"/>
    <w:p w14:paraId="13C62A88" w14:textId="0BA89EDD" w:rsidR="00E903E2" w:rsidRPr="00E903E2" w:rsidRDefault="007774AF" w:rsidP="00E903E2">
      <w:pPr>
        <w:pStyle w:val="Heading2"/>
      </w:pPr>
      <w:r w:rsidRPr="00767591">
        <w:t>Schedule Runbooks</w:t>
      </w:r>
      <w:bookmarkEnd w:id="65"/>
    </w:p>
    <w:p w14:paraId="51D1E1F5" w14:textId="77777777" w:rsidR="00E903E2" w:rsidRPr="00E903E2" w:rsidRDefault="00E903E2"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Click open the schedule Ingestion runbook and click start to run the runbook. This step will kick start the data ingestion to the OMS workspace specified.  </w:t>
      </w:r>
    </w:p>
    <w:p w14:paraId="15F9332A" w14:textId="77777777" w:rsidR="00F202A7" w:rsidRPr="00767591" w:rsidRDefault="00F202A7" w:rsidP="00247389">
      <w:pPr>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580B25" w:rsidRDefault="00580B25" w:rsidP="00F202A7">
                              <w:hyperlink r:id="rId50">
                                <w:r>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51"/>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52"/>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26"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z6Oy+QIAAOA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">
                <v:rect id="Rectangle 288" o:spid="_x0000_s1027"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580B25" w:rsidRDefault="00580B25" w:rsidP="00F202A7">
                        <w:hyperlink r:id="rId53">
                          <w:r>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8"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54" o:title=""/>
                </v:shape>
                <v:shape id="Picture 373" o:spid="_x0000_s1029"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55"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77777777" w:rsidR="00B602A3" w:rsidRPr="00767591" w:rsidRDefault="00B602A3" w:rsidP="007375FC">
      <w:pPr>
        <w:pStyle w:val="Heading2"/>
      </w:pPr>
      <w:bookmarkStart w:id="67" w:name="_Toc464711153"/>
      <w:bookmarkStart w:id="68" w:name="_Toc475042524"/>
      <w:r w:rsidRPr="00767591">
        <w:t xml:space="preserve">Install OMS Dashboards </w:t>
      </w:r>
      <w:r w:rsidR="009A1E81" w:rsidRPr="00767591">
        <w:t>Views</w:t>
      </w:r>
      <w:r w:rsidRPr="00767591">
        <w:t>.</w:t>
      </w:r>
      <w:bookmarkEnd w:id="67"/>
      <w:bookmarkEnd w:id="68"/>
      <w:r w:rsidRPr="00767591">
        <w:t xml:space="preserve"> </w:t>
      </w:r>
    </w:p>
    <w:p w14:paraId="5AF25FA3" w14:textId="041B1373" w:rsidR="00B602A3" w:rsidRPr="00767591" w:rsidRDefault="00B602A3" w:rsidP="00B602A3">
      <w:pPr>
        <w:spacing w:after="0"/>
        <w:rPr>
          <w:rFonts w:eastAsia="Calibri" w:cstheme="minorHAnsi"/>
        </w:rPr>
      </w:pPr>
      <w:r w:rsidRPr="00767591">
        <w:rPr>
          <w:rFonts w:eastAsia="Calibri" w:cstheme="minorHAnsi"/>
        </w:rPr>
        <w:t>This is cur</w:t>
      </w:r>
      <w:r w:rsidR="00AC51D2">
        <w:rPr>
          <w:rFonts w:eastAsia="Calibri" w:cstheme="minorHAnsi"/>
        </w:rPr>
        <w:t>rently a manual process as ARM J</w:t>
      </w:r>
      <w:r w:rsidRPr="00767591">
        <w:rPr>
          <w:rFonts w:eastAsia="Calibri" w:cstheme="minorHAnsi"/>
        </w:rPr>
        <w:t>son 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77777777" w:rsidR="00B602A3" w:rsidRPr="00767591" w:rsidRDefault="00B602A3" w:rsidP="00C657F9">
      <w:pPr>
        <w:pStyle w:val="ListParagraph"/>
        <w:numPr>
          <w:ilvl w:val="0"/>
          <w:numId w:val="4"/>
        </w:numPr>
        <w:spacing w:before="100" w:after="200" w:line="276" w:lineRule="auto"/>
        <w:rPr>
          <w:rFonts w:eastAsia="Calibri" w:cstheme="minorHAnsi"/>
        </w:rPr>
      </w:pPr>
      <w:r w:rsidRPr="00767591">
        <w:rPr>
          <w:rFonts w:eastAsia="Calibri" w:cstheme="minorHAnsi"/>
        </w:rPr>
        <w:t>Open the resource group and click on the OMS Portal link. This will open the OMS portal in a different window</w:t>
      </w:r>
    </w:p>
    <w:p w14:paraId="6C38C1F8" w14:textId="77777777" w:rsidR="00B602A3" w:rsidRPr="00767591" w:rsidRDefault="00B602A3" w:rsidP="00B602A3">
      <w:pPr>
        <w:rPr>
          <w:rFonts w:cstheme="minorHAnsi"/>
        </w:rPr>
      </w:pPr>
      <w:r w:rsidRPr="00767591">
        <w:rPr>
          <w:rFonts w:cstheme="minorHAnsi"/>
          <w:noProof/>
        </w:rPr>
        <w:drawing>
          <wp:inline distT="0" distB="0" distL="0" distR="0" wp14:anchorId="0624FC6E" wp14:editId="53F4B391">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8763CBB" w14:textId="4193BBD6" w:rsidR="00B602A3" w:rsidRDefault="00B602A3" w:rsidP="00C657F9">
      <w:pPr>
        <w:pStyle w:val="ListParagraph"/>
        <w:numPr>
          <w:ilvl w:val="0"/>
          <w:numId w:val="4"/>
        </w:numPr>
        <w:spacing w:before="100" w:after="200" w:line="276" w:lineRule="auto"/>
        <w:rPr>
          <w:rFonts w:cstheme="minorHAnsi"/>
        </w:rPr>
      </w:pPr>
      <w:r w:rsidRPr="00767591">
        <w:rPr>
          <w:rFonts w:cstheme="minorHAnsi"/>
        </w:rPr>
        <w:t>Click on the View Designer</w:t>
      </w:r>
      <w:r w:rsidR="00E903E2">
        <w:rPr>
          <w:rFonts w:cstheme="minorHAnsi"/>
        </w:rPr>
        <w:t>. You may have to scroll down</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drawing>
          <wp:inline distT="0" distB="0" distL="0" distR="0" wp14:anchorId="65F0556E" wp14:editId="624D1C8E">
            <wp:extent cx="5829300" cy="37231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2987" cy="3725551"/>
                    </a:xfrm>
                    <a:prstGeom prst="rect">
                      <a:avLst/>
                    </a:prstGeom>
                  </pic:spPr>
                </pic:pic>
              </a:graphicData>
            </a:graphic>
          </wp:inline>
        </w:drawing>
      </w:r>
    </w:p>
    <w:p w14:paraId="4B04B2AA" w14:textId="77777777" w:rsidR="00B602A3" w:rsidRPr="00767591" w:rsidRDefault="00B602A3" w:rsidP="00B602A3">
      <w:pPr>
        <w:rPr>
          <w:rFonts w:cstheme="minorHAnsi"/>
        </w:rPr>
      </w:pPr>
    </w:p>
    <w:p w14:paraId="5758A746" w14:textId="18F91E30"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lastRenderedPageBreak/>
        <w:t>Import SQL DB view by clicking on the Import button and browsing to the file (</w:t>
      </w:r>
      <w:r w:rsidR="00D72B34">
        <w:rPr>
          <w:rFonts w:cstheme="minorHAnsi"/>
        </w:rPr>
        <w:t>.\</w:t>
      </w:r>
      <w:r w:rsidR="00E3465D" w:rsidRPr="00E3465D">
        <w:rPr>
          <w:rFonts w:cstheme="minorHAnsi"/>
        </w:rPr>
        <w:t>omsDashboards</w:t>
      </w:r>
      <w:r w:rsidRPr="00767591">
        <w:rPr>
          <w:rFonts w:cstheme="minorHAnsi"/>
        </w:rPr>
        <w:t>\OMSSQLDBAzureMonitoringSolution.omsview)</w:t>
      </w:r>
    </w:p>
    <w:p w14:paraId="7F16191E" w14:textId="77777777" w:rsidR="00B602A3" w:rsidRPr="00767591" w:rsidRDefault="00B602A3" w:rsidP="00B602A3">
      <w:pPr>
        <w:rPr>
          <w:rFonts w:cstheme="minorHAnsi"/>
        </w:rPr>
      </w:pPr>
      <w:r w:rsidRPr="00767591">
        <w:rPr>
          <w:rFonts w:cstheme="minorHAnsi"/>
          <w:noProof/>
        </w:rPr>
        <w:drawing>
          <wp:inline distT="0" distB="0" distL="0" distR="0" wp14:anchorId="0F677F80" wp14:editId="10930F6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71800"/>
                    </a:xfrm>
                    <a:prstGeom prst="rect">
                      <a:avLst/>
                    </a:prstGeom>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B602A3">
      <w:pPr>
        <w:rPr>
          <w:rFonts w:cstheme="minorHAnsi"/>
        </w:rPr>
      </w:pPr>
      <w:r w:rsidRPr="00767591">
        <w:rPr>
          <w:rFonts w:cstheme="minorHAnsi"/>
          <w:noProof/>
        </w:rPr>
        <w:drawing>
          <wp:inline distT="0" distB="0" distL="0" distR="0" wp14:anchorId="74C24A83" wp14:editId="5CB185F7">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96565"/>
                    </a:xfrm>
                    <a:prstGeom prst="rect">
                      <a:avLst/>
                    </a:prstGeom>
                  </pic:spPr>
                </pic:pic>
              </a:graphicData>
            </a:graphic>
          </wp:inline>
        </w:drawing>
      </w:r>
    </w:p>
    <w:p w14:paraId="0C2E9CAA" w14:textId="2CA027FF"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t>Repeat the same ste</w:t>
      </w:r>
      <w:r w:rsidR="00125DB0">
        <w:rPr>
          <w:rFonts w:cstheme="minorHAnsi"/>
        </w:rPr>
        <w:t>p for the Web App Monitoring dash</w:t>
      </w:r>
      <w:r w:rsidRPr="00767591">
        <w:rPr>
          <w:rFonts w:cstheme="minorHAnsi"/>
        </w:rPr>
        <w:t xml:space="preserve">board. Import view </w:t>
      </w:r>
      <w:r w:rsidR="00E3465D" w:rsidRPr="00E3465D">
        <w:rPr>
          <w:rFonts w:cstheme="minorHAnsi"/>
        </w:rPr>
        <w:t>omsDashboards</w:t>
      </w:r>
      <w:r w:rsidRPr="00767591">
        <w:rPr>
          <w:rFonts w:cstheme="minorHAnsi"/>
        </w:rPr>
        <w:t>\ OMSWebAppAzureMonitoringSolution.omsview</w:t>
      </w:r>
    </w:p>
    <w:p w14:paraId="733CED76"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216D30AB" wp14:editId="74F0E516">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34030"/>
                    </a:xfrm>
                    <a:prstGeom prst="rect">
                      <a:avLst/>
                    </a:prstGeom>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B602A3">
      <w:pPr>
        <w:rPr>
          <w:rFonts w:cstheme="minorHAnsi"/>
        </w:rPr>
      </w:pPr>
      <w:r w:rsidRPr="00767591">
        <w:rPr>
          <w:rFonts w:cstheme="minorHAnsi"/>
          <w:noProof/>
        </w:rPr>
        <w:drawing>
          <wp:inline distT="0" distB="0" distL="0" distR="0" wp14:anchorId="58917C72" wp14:editId="605FFA34">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74035"/>
                    </a:xfrm>
                    <a:prstGeom prst="rect">
                      <a:avLst/>
                    </a:prstGeom>
                  </pic:spPr>
                </pic:pic>
              </a:graphicData>
            </a:graphic>
          </wp:inline>
        </w:drawing>
      </w:r>
    </w:p>
    <w:p w14:paraId="7704F084" w14:textId="77777777" w:rsidR="00B602A3" w:rsidRPr="00767591" w:rsidRDefault="00B602A3" w:rsidP="00B602A3">
      <w:pPr>
        <w:rPr>
          <w:rFonts w:cstheme="minorHAnsi"/>
        </w:rPr>
      </w:pPr>
    </w:p>
    <w:p w14:paraId="138BF250" w14:textId="77777777" w:rsidR="007774AF" w:rsidRPr="00767591" w:rsidRDefault="007774AF" w:rsidP="007774AF">
      <w:pPr>
        <w:rPr>
          <w:rFonts w:cstheme="minorHAnsi"/>
        </w:rPr>
      </w:pP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69" w:name="_Toc475042525"/>
      <w:r w:rsidRPr="00767591">
        <w:t>Check and verify OMS solutions are collecting data</w:t>
      </w:r>
      <w:bookmarkEnd w:id="69"/>
    </w:p>
    <w:p w14:paraId="67C64E74" w14:textId="324789A6" w:rsidR="00BB39DA" w:rsidRPr="00767591" w:rsidRDefault="00D73D97" w:rsidP="00BB39DA">
      <w:pPr>
        <w:rPr>
          <w:rFonts w:cstheme="minorHAnsi"/>
        </w:rPr>
      </w:pPr>
      <w:r w:rsidRPr="00767591">
        <w:rPr>
          <w:rFonts w:cstheme="minorHAnsi"/>
        </w:rPr>
        <w:t xml:space="preserve">When you login to the OMS workspace installed in the </w:t>
      </w:r>
      <w:r w:rsidR="00125DB0" w:rsidRPr="00767591">
        <w:rPr>
          <w:rFonts w:cstheme="minorHAnsi"/>
        </w:rPr>
        <w:t>resource group</w:t>
      </w:r>
      <w:r w:rsidRPr="00767591">
        <w:rPr>
          <w:rFonts w:cstheme="minorHAnsi"/>
        </w:rPr>
        <w:t>, you should navigate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lastRenderedPageBreak/>
        <w:drawing>
          <wp:inline distT="0" distB="0" distL="0" distR="0" wp14:anchorId="218BD2C8" wp14:editId="05357ACF">
            <wp:extent cx="6858000" cy="2413080"/>
            <wp:effectExtent l="0" t="0" r="0" b="635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a:no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70" w:name="_Toc475042526"/>
      <w:r w:rsidRPr="00767591">
        <w:t>Enable Azure Security Center</w:t>
      </w:r>
      <w:bookmarkEnd w:id="70"/>
      <w:r w:rsidRPr="00767591">
        <w:t xml:space="preserve"> </w:t>
      </w:r>
    </w:p>
    <w:p w14:paraId="1F394C51" w14:textId="58533162" w:rsidR="003C7D1B" w:rsidRPr="00767591" w:rsidRDefault="003C7D1B" w:rsidP="00BB39DA">
      <w:pPr>
        <w:rPr>
          <w:rFonts w:cstheme="minorHAnsi"/>
        </w:rPr>
      </w:pPr>
      <w:r w:rsidRPr="00767591">
        <w:rPr>
          <w:rFonts w:cstheme="minorHAnsi"/>
        </w:rPr>
        <w:t xml:space="preserve">Follow instructions from here to enable data collections from Azure Security Center </w:t>
      </w:r>
      <w:hyperlink r:id="rId63"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4AE57C8D" w:rsidR="003C7D1B" w:rsidRPr="00767591" w:rsidRDefault="003C7D1B" w:rsidP="00C657F9">
      <w:pPr>
        <w:pStyle w:val="ListParagraph"/>
        <w:numPr>
          <w:ilvl w:val="0"/>
          <w:numId w:val="8"/>
        </w:numPr>
        <w:rPr>
          <w:rFonts w:cstheme="minorHAnsi"/>
        </w:rPr>
      </w:pPr>
      <w:r w:rsidRPr="00767591">
        <w:rPr>
          <w:rFonts w:cstheme="minorHAnsi"/>
          <w:b/>
        </w:rPr>
        <w:t>Step 1</w:t>
      </w:r>
      <w:r w:rsidRPr="00767591">
        <w:rPr>
          <w:rFonts w:cstheme="minorHAnsi"/>
        </w:rPr>
        <w:t>: Enable Data collection at the Subscription level.</w:t>
      </w:r>
    </w:p>
    <w:p w14:paraId="60E812C0" w14:textId="1162A71D" w:rsidR="003C7D1B" w:rsidRPr="00767591" w:rsidRDefault="00320F29" w:rsidP="00C657F9">
      <w:pPr>
        <w:pStyle w:val="ListParagraph"/>
        <w:numPr>
          <w:ilvl w:val="0"/>
          <w:numId w:val="8"/>
        </w:numPr>
        <w:rPr>
          <w:rFonts w:cstheme="minorHAnsi"/>
        </w:rPr>
      </w:pPr>
      <w:r w:rsidRPr="00767591">
        <w:rPr>
          <w:rFonts w:cstheme="minorHAnsi"/>
          <w:b/>
        </w:rPr>
        <w:t>Step</w:t>
      </w:r>
      <w:r w:rsidR="003C7D1B" w:rsidRPr="00767591">
        <w:rPr>
          <w:rFonts w:cstheme="minorHAnsi"/>
          <w:b/>
        </w:rPr>
        <w:t xml:space="preserve"> 2</w:t>
      </w:r>
      <w:r w:rsidR="003C7D1B" w:rsidRPr="00767591">
        <w:rPr>
          <w:rFonts w:cstheme="minorHAnsi"/>
        </w:rPr>
        <w:t>: Ensure all rules/policies are enabled (they are enabled by default)</w:t>
      </w:r>
    </w:p>
    <w:p w14:paraId="3A0917D7" w14:textId="13C4C53C" w:rsidR="003C7D1B" w:rsidRPr="00767591" w:rsidRDefault="003C7D1B" w:rsidP="00C657F9">
      <w:pPr>
        <w:pStyle w:val="ListParagraph"/>
        <w:numPr>
          <w:ilvl w:val="0"/>
          <w:numId w:val="8"/>
        </w:numPr>
        <w:rPr>
          <w:rFonts w:cstheme="minorHAnsi"/>
        </w:rPr>
      </w:pPr>
      <w:r w:rsidRPr="00767591">
        <w:rPr>
          <w:rFonts w:cstheme="minorHAnsi"/>
          <w:b/>
        </w:rPr>
        <w:t>Step 3</w:t>
      </w:r>
      <w:r w:rsidRPr="00767591">
        <w:rPr>
          <w:rFonts w:cstheme="minorHAnsi"/>
        </w:rPr>
        <w:t>: Run recommendations</w:t>
      </w:r>
    </w:p>
    <w:p w14:paraId="7ECF4FFB" w14:textId="4B243C46" w:rsidR="003C7D1B" w:rsidRPr="00767591" w:rsidRDefault="003C7D1B" w:rsidP="00C657F9">
      <w:pPr>
        <w:pStyle w:val="ListParagraph"/>
        <w:numPr>
          <w:ilvl w:val="0"/>
          <w:numId w:val="8"/>
        </w:numPr>
        <w:rPr>
          <w:rFonts w:cstheme="minorHAnsi"/>
        </w:rPr>
      </w:pPr>
      <w:r w:rsidRPr="00767591">
        <w:rPr>
          <w:rFonts w:cstheme="minorHAnsi"/>
          <w:b/>
        </w:rPr>
        <w:t>Step 4</w:t>
      </w:r>
      <w:r w:rsidRPr="00767591">
        <w:rPr>
          <w:rFonts w:cstheme="minorHAnsi"/>
        </w:rPr>
        <w:t xml:space="preserve">: View the </w:t>
      </w:r>
      <w:r w:rsidR="00E2133F" w:rsidRPr="00767591">
        <w:rPr>
          <w:rFonts w:cstheme="minorHAnsi"/>
        </w:rPr>
        <w:t xml:space="preserve">recommendation </w:t>
      </w:r>
      <w:r w:rsidRPr="00767591">
        <w:rPr>
          <w:rFonts w:cstheme="minorHAnsi"/>
        </w:rPr>
        <w:t xml:space="preserve">results. You will see that the solutions passes most rules </w:t>
      </w:r>
    </w:p>
    <w:p w14:paraId="6BE1573F" w14:textId="4F29D42A" w:rsidR="003C7D1B" w:rsidRPr="00767591" w:rsidRDefault="003C7D1B" w:rsidP="00C657F9">
      <w:pPr>
        <w:pStyle w:val="ListParagraph"/>
        <w:numPr>
          <w:ilvl w:val="1"/>
          <w:numId w:val="8"/>
        </w:numPr>
        <w:rPr>
          <w:rFonts w:cstheme="minorHAnsi"/>
        </w:rPr>
      </w:pPr>
      <w:r w:rsidRPr="00767591">
        <w:rPr>
          <w:rFonts w:cstheme="minorHAnsi"/>
        </w:rPr>
        <w:t>WAF enabled for public IP address</w:t>
      </w:r>
    </w:p>
    <w:p w14:paraId="12BD3D08" w14:textId="63EF76F4" w:rsidR="003C7D1B" w:rsidRPr="00767591" w:rsidRDefault="003C7D1B" w:rsidP="00C657F9">
      <w:pPr>
        <w:pStyle w:val="ListParagraph"/>
        <w:numPr>
          <w:ilvl w:val="1"/>
          <w:numId w:val="8"/>
        </w:numPr>
        <w:rPr>
          <w:rFonts w:cstheme="minorHAnsi"/>
        </w:rPr>
      </w:pPr>
      <w:r w:rsidRPr="00767591">
        <w:rPr>
          <w:rFonts w:cstheme="minorHAnsi"/>
        </w:rPr>
        <w:t>VM disk and data disk encrypted</w:t>
      </w:r>
    </w:p>
    <w:p w14:paraId="74B36925" w14:textId="27510695" w:rsidR="003C7D1B" w:rsidRPr="00767591" w:rsidRDefault="003C7D1B" w:rsidP="00C657F9">
      <w:pPr>
        <w:pStyle w:val="ListParagraph"/>
        <w:numPr>
          <w:ilvl w:val="1"/>
          <w:numId w:val="8"/>
        </w:numPr>
        <w:rPr>
          <w:rFonts w:cstheme="minorHAnsi"/>
        </w:rPr>
      </w:pPr>
      <w:r w:rsidRPr="00767591">
        <w:rPr>
          <w:rFonts w:cstheme="minorHAnsi"/>
        </w:rPr>
        <w:t>All Azure Storages accounts are encrypted</w:t>
      </w:r>
    </w:p>
    <w:p w14:paraId="6A764CD5" w14:textId="5129A65F" w:rsidR="003C7D1B" w:rsidRPr="00767591" w:rsidRDefault="003C7D1B" w:rsidP="00C657F9">
      <w:pPr>
        <w:pStyle w:val="ListParagraph"/>
        <w:numPr>
          <w:ilvl w:val="1"/>
          <w:numId w:val="8"/>
        </w:numPr>
        <w:rPr>
          <w:rFonts w:cstheme="minorHAnsi"/>
        </w:rPr>
      </w:pPr>
      <w:r w:rsidRPr="00767591">
        <w:rPr>
          <w:rFonts w:cstheme="minorHAnsi"/>
        </w:rPr>
        <w:t xml:space="preserve">SQL TDE, Auditing enabled </w:t>
      </w:r>
    </w:p>
    <w:p w14:paraId="66FECB71" w14:textId="098C9B42" w:rsidR="003C7D1B" w:rsidRPr="00767591" w:rsidRDefault="003C7D1B" w:rsidP="00C657F9">
      <w:pPr>
        <w:pStyle w:val="ListParagraph"/>
        <w:numPr>
          <w:ilvl w:val="1"/>
          <w:numId w:val="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767591" w:rsidRDefault="003C7D1B" w:rsidP="00C657F9">
      <w:pPr>
        <w:pStyle w:val="ListParagraph"/>
        <w:numPr>
          <w:ilvl w:val="0"/>
          <w:numId w:val="7"/>
        </w:numPr>
        <w:rPr>
          <w:rFonts w:cstheme="minorHAnsi"/>
        </w:rPr>
      </w:pPr>
      <w:r w:rsidRPr="00767591">
        <w:rPr>
          <w:rFonts w:cstheme="minorHAnsi"/>
        </w:rPr>
        <w:t xml:space="preserve">Currently OMS Monitoring agent is automatically installed along with the </w:t>
      </w:r>
      <w:r w:rsidR="00125DB0" w:rsidRPr="00767591">
        <w:rPr>
          <w:rFonts w:cstheme="minorHAnsi"/>
        </w:rPr>
        <w:t>Bastion Host</w:t>
      </w:r>
      <w:r w:rsidRPr="00767591">
        <w:rPr>
          <w:rFonts w:cstheme="minorHAnsi"/>
        </w:rPr>
        <w:t xml:space="preserve"> deployment. We have (on purpose) not installed the security center VM agent, as the ASC team is moving towards using OMS agent for their purposes. Once they completely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71" w:name="_Toc475042527"/>
      <w:r w:rsidRPr="00767591">
        <w:t xml:space="preserve">Enable </w:t>
      </w:r>
      <w:r>
        <w:t>Tinfoil</w:t>
      </w:r>
      <w:r w:rsidRPr="00767591">
        <w:t xml:space="preserve"> </w:t>
      </w:r>
      <w:r>
        <w:t>Security for web app vulnerability assessment</w:t>
      </w:r>
      <w:bookmarkEnd w:id="71"/>
    </w:p>
    <w:p w14:paraId="16B1DD9E" w14:textId="635C9B88" w:rsidR="004D22F2" w:rsidRDefault="004D22F2" w:rsidP="004D22F2"/>
    <w:p w14:paraId="72C78C91" w14:textId="0919CAA8" w:rsidR="004D22F2" w:rsidRDefault="004D22F2" w:rsidP="004D22F2">
      <w:r>
        <w:t>Refer the following documents to understand what is Tinfoil security, it’s an optional component to take in to production</w:t>
      </w:r>
    </w:p>
    <w:p w14:paraId="3D805624" w14:textId="4455476F" w:rsidR="000C0ADE" w:rsidRDefault="000C0ADE" w:rsidP="004D22F2">
      <w:r>
        <w:t>Note: This step involves credit card information, that’s the reason we have not automated it.</w:t>
      </w:r>
    </w:p>
    <w:p w14:paraId="55D0AE23" w14:textId="1B0BF8A0" w:rsidR="004D22F2" w:rsidRDefault="00580B25" w:rsidP="004D22F2">
      <w:pPr>
        <w:autoSpaceDE w:val="0"/>
        <w:autoSpaceDN w:val="0"/>
        <w:spacing w:before="40" w:after="40" w:line="240" w:lineRule="auto"/>
        <w:rPr>
          <w:rFonts w:ascii="Arial" w:hAnsi="Arial" w:cs="Arial"/>
          <w:sz w:val="24"/>
          <w:szCs w:val="24"/>
        </w:rPr>
      </w:pPr>
      <w:hyperlink r:id="rId64" w:history="1">
        <w:r w:rsidR="004D22F2"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lastRenderedPageBreak/>
        <w:br/>
      </w:r>
      <w:hyperlink r:id="rId65"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6929DCA0" w:rsidR="00EB7D36" w:rsidRDefault="00BE138E">
      <w:pPr>
        <w:rPr>
          <w:rFonts w:cstheme="minorHAnsi"/>
        </w:rPr>
      </w:pPr>
      <w:r>
        <w:rPr>
          <w:noProof/>
        </w:rPr>
        <w:drawing>
          <wp:inline distT="0" distB="0" distL="0" distR="0" wp14:anchorId="554EFCE7" wp14:editId="52CC87C5">
            <wp:extent cx="6858000" cy="3707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3707765"/>
                    </a:xfrm>
                    <a:prstGeom prst="rect">
                      <a:avLst/>
                    </a:prstGeom>
                  </pic:spPr>
                </pic:pic>
              </a:graphicData>
            </a:graphic>
          </wp:inline>
        </w:drawing>
      </w:r>
    </w:p>
    <w:p w14:paraId="0601D566" w14:textId="4E058D6A" w:rsidR="006C541E" w:rsidRDefault="006C541E">
      <w:pPr>
        <w:rPr>
          <w:rFonts w:cstheme="minorHAnsi"/>
        </w:rPr>
      </w:pPr>
    </w:p>
    <w:p w14:paraId="460F03E2" w14:textId="0CC4A0F2" w:rsidR="006C541E" w:rsidRDefault="006C541E">
      <w:pPr>
        <w:rPr>
          <w:rFonts w:cstheme="minorHAnsi"/>
        </w:rPr>
      </w:pPr>
    </w:p>
    <w:p w14:paraId="6E5F283F" w14:textId="08977B56" w:rsidR="006C541E" w:rsidRDefault="006C541E">
      <w:pPr>
        <w:rPr>
          <w:rFonts w:cstheme="minorHAnsi"/>
        </w:rPr>
      </w:pPr>
      <w:r>
        <w:rPr>
          <w:rFonts w:cstheme="minorHAnsi"/>
        </w:rPr>
        <w:br w:type="page"/>
      </w:r>
    </w:p>
    <w:p w14:paraId="36633E3A" w14:textId="77777777" w:rsidR="006C541E" w:rsidRDefault="006C541E">
      <w:pPr>
        <w:rPr>
          <w:rFonts w:cstheme="minorHAnsi"/>
        </w:rPr>
      </w:pPr>
    </w:p>
    <w:p w14:paraId="40EF4B22" w14:textId="5C303717" w:rsidR="006C541E" w:rsidRDefault="006C541E" w:rsidP="00580B25">
      <w:pPr>
        <w:pStyle w:val="Heading1"/>
      </w:pPr>
      <w:r>
        <w:t>Deployment Architecture</w:t>
      </w:r>
    </w:p>
    <w:p w14:paraId="40BE5F19" w14:textId="469D2D9E" w:rsidR="006C541E" w:rsidRDefault="006C541E">
      <w:pPr>
        <w:rPr>
          <w:rFonts w:cstheme="minorHAnsi"/>
        </w:rPr>
      </w:pPr>
      <w:r>
        <w:rPr>
          <w:rFonts w:cstheme="minorHAnsi"/>
        </w:rPr>
        <w:t>The deployment Reference Architecture consists of the following elements</w:t>
      </w:r>
    </w:p>
    <w:p w14:paraId="60C878D1" w14:textId="6D4B5959" w:rsidR="006C541E" w:rsidRDefault="006C541E">
      <w:pPr>
        <w:rPr>
          <w:noProof/>
        </w:rPr>
      </w:pPr>
      <w:r>
        <w:rPr>
          <w:noProof/>
        </w:rPr>
        <w:drawing>
          <wp:inline distT="0" distB="0" distL="0" distR="0" wp14:anchorId="7EAF8F0F" wp14:editId="64368292">
            <wp:extent cx="6858000" cy="3863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3863340"/>
                    </a:xfrm>
                    <a:prstGeom prst="rect">
                      <a:avLst/>
                    </a:prstGeom>
                  </pic:spPr>
                </pic:pic>
              </a:graphicData>
            </a:graphic>
          </wp:inline>
        </w:drawing>
      </w:r>
    </w:p>
    <w:p w14:paraId="101176CF" w14:textId="4082DA08" w:rsidR="006C541E" w:rsidRDefault="006C541E">
      <w:pPr>
        <w:rPr>
          <w:noProof/>
        </w:rPr>
      </w:pPr>
      <w:r>
        <w:rPr>
          <w:noProof/>
        </w:rPr>
        <w:t>Following protections security features have been implemented to secure the solution, and payment card data.</w:t>
      </w:r>
    </w:p>
    <w:p w14:paraId="76F32E68" w14:textId="77777777" w:rsidR="006C541E" w:rsidRDefault="006C541E">
      <w:pPr>
        <w:rPr>
          <w:noProof/>
        </w:rPr>
      </w:pPr>
    </w:p>
    <w:p w14:paraId="02128933" w14:textId="1C260A6C" w:rsidR="006C541E" w:rsidRDefault="006C541E">
      <w:pPr>
        <w:rPr>
          <w:noProof/>
        </w:rPr>
      </w:pPr>
    </w:p>
    <w:p w14:paraId="7A6AA11B" w14:textId="77777777" w:rsidR="006C541E" w:rsidRDefault="006C541E">
      <w:pPr>
        <w:rPr>
          <w:noProof/>
        </w:rPr>
      </w:pPr>
    </w:p>
    <w:p w14:paraId="1C570846" w14:textId="06BA1D8C" w:rsidR="006C541E" w:rsidRPr="00767591" w:rsidRDefault="006C541E">
      <w:pPr>
        <w:rPr>
          <w:rFonts w:cstheme="minorHAnsi"/>
        </w:rPr>
      </w:pPr>
    </w:p>
    <w:sectPr w:rsidR="006C541E" w:rsidRPr="00767591" w:rsidSect="00341951">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Frank Simorjay" w:date="2017-03-22T12:26:00Z" w:initials="FS">
    <w:p w14:paraId="2934B634" w14:textId="0B98BC2E" w:rsidR="00580B25" w:rsidRDefault="00580B25">
      <w:pPr>
        <w:pStyle w:val="CommentText"/>
      </w:pPr>
      <w:r>
        <w:rPr>
          <w:rStyle w:val="CommentReference"/>
        </w:rPr>
        <w:annotationRef/>
      </w:r>
      <w:r>
        <w:t>To be revised</w:t>
      </w:r>
    </w:p>
  </w:comment>
  <w:comment w:id="42" w:author="Frank Simorjay [2]" w:date="2017-03-17T08:58:00Z" w:initials="FS">
    <w:p w14:paraId="34D75206" w14:textId="28F09ACC" w:rsidR="00580B25" w:rsidRDefault="00580B25">
      <w:pPr>
        <w:pStyle w:val="CommentText"/>
      </w:pPr>
      <w:r>
        <w:rPr>
          <w:rStyle w:val="CommentReference"/>
        </w:rPr>
        <w:annotationRef/>
      </w:r>
      <w:r>
        <w:t>I tested this, and don’t think we need it, or should recommend this as it’s really bad security practice.</w:t>
      </w:r>
    </w:p>
  </w:comment>
  <w:comment w:id="43" w:author="Frank Simorjay [2]" w:date="2017-03-17T09:08:00Z" w:initials="FS">
    <w:p w14:paraId="0D86C840" w14:textId="5AC2B3FF" w:rsidR="00580B25" w:rsidRDefault="00580B25">
      <w:pPr>
        <w:pStyle w:val="CommentText"/>
      </w:pPr>
      <w:r>
        <w:rPr>
          <w:rStyle w:val="CommentReference"/>
        </w:rPr>
        <w:annotationRef/>
      </w:r>
      <w:r>
        <w:t>Tables are terrible to cut-paste from. They frequently cause issues in GIT as well. Recommend no tables unless really needed.</w:t>
      </w:r>
    </w:p>
  </w:comment>
  <w:comment w:id="51" w:author="Frank Simorjay" w:date="2017-03-22T12:52:00Z" w:initials="FS">
    <w:p w14:paraId="7E8CDFF1" w14:textId="07064AB9" w:rsidR="00580B25" w:rsidRDefault="00580B25">
      <w:pPr>
        <w:pStyle w:val="CommentText"/>
      </w:pPr>
      <w:r>
        <w:rPr>
          <w:rStyle w:val="CommentReference"/>
        </w:rPr>
        <w:annotationRef/>
      </w:r>
      <w:r>
        <w:t>Update preinstall script to tell user to come back to read the document. EG script right now says</w:t>
      </w:r>
    </w:p>
    <w:p w14:paraId="0E44B87A" w14:textId="76007CED" w:rsidR="00580B25" w:rsidRDefault="00580B25">
      <w:pPr>
        <w:pStyle w:val="CommentText"/>
      </w:pPr>
      <w:r w:rsidRPr="00AF2771">
        <w:t>The script completed e</w:t>
      </w:r>
      <w:r>
        <w:t>xecution. Press any key to exit – Please return to the deployment guide to proceed with your installation. Do not run other scripts in this folder at this time.</w:t>
      </w:r>
    </w:p>
  </w:comment>
  <w:comment w:id="52" w:author="Frank Simorjay" w:date="2017-03-22T13:35:00Z" w:initials="FS">
    <w:p w14:paraId="3449A54C" w14:textId="19D29D39" w:rsidR="00580B25" w:rsidRDefault="00580B25">
      <w:pPr>
        <w:pStyle w:val="CommentText"/>
      </w:pPr>
      <w:r>
        <w:rPr>
          <w:rStyle w:val="CommentReference"/>
        </w:rPr>
        <w:annotationRef/>
      </w:r>
      <w:r>
        <w:t>Please pre-deployment script to reflect the following missing items:</w:t>
      </w:r>
    </w:p>
    <w:p w14:paraId="001FCD1B" w14:textId="3FE64336" w:rsidR="00580B25" w:rsidRDefault="00580B25">
      <w:pPr>
        <w:pStyle w:val="CommentText"/>
      </w:pPr>
    </w:p>
    <w:p w14:paraId="3EA9CD15" w14:textId="7FAD4E99" w:rsidR="00580B25" w:rsidRDefault="00580B25">
      <w:pPr>
        <w:pStyle w:val="CommentText"/>
      </w:pPr>
    </w:p>
    <w:p w14:paraId="46FEF1B6" w14:textId="77777777" w:rsidR="00580B25" w:rsidRDefault="00580B25">
      <w:pPr>
        <w:pStyle w:val="CommentText"/>
      </w:pPr>
      <w:r>
        <w:t xml:space="preserve">Automation account name </w:t>
      </w:r>
    </w:p>
    <w:p w14:paraId="3A30FDD5" w14:textId="72FCFE91" w:rsidR="00580B25" w:rsidRDefault="00580B25">
      <w:pPr>
        <w:pStyle w:val="CommentText"/>
      </w:pPr>
      <w:r>
        <w:t>custom host name</w:t>
      </w:r>
    </w:p>
    <w:p w14:paraId="6EBEFCE8" w14:textId="0C670D24" w:rsidR="00580B25" w:rsidRDefault="00580B25">
      <w:pPr>
        <w:pStyle w:val="CommentText"/>
      </w:pPr>
      <w:r>
        <w:t>Then it’s Azure ad application client ID</w:t>
      </w:r>
    </w:p>
    <w:p w14:paraId="1BD5D86C" w14:textId="77777777" w:rsidR="00580B25" w:rsidRDefault="00580B25">
      <w:pPr>
        <w:pStyle w:val="CommentText"/>
      </w:pPr>
    </w:p>
  </w:comment>
  <w:comment w:id="53" w:author="Frank Simorjay" w:date="2017-03-21T16:48:00Z" w:initials="FS">
    <w:p w14:paraId="36550450" w14:textId="181495B3" w:rsidR="00580B25" w:rsidRDefault="00580B25">
      <w:pPr>
        <w:pStyle w:val="CommentText"/>
      </w:pPr>
      <w:bookmarkStart w:id="54" w:name="_GoBack"/>
      <w:r>
        <w:rPr>
          <w:rStyle w:val="CommentReference"/>
        </w:rPr>
        <w:annotationRef/>
      </w:r>
      <w:r>
        <w:t>Password reset to be automated</w:t>
      </w:r>
    </w:p>
    <w:bookmarkEnd w:id="54"/>
  </w:comment>
  <w:comment w:id="60" w:author="Frank Simorjay" w:date="2017-03-21T16:51:00Z" w:initials="FS">
    <w:p w14:paraId="71D37811" w14:textId="2907A019" w:rsidR="00580B25" w:rsidRDefault="00580B25">
      <w:pPr>
        <w:pStyle w:val="CommentText"/>
      </w:pPr>
      <w:r>
        <w:rPr>
          <w:rStyle w:val="CommentReference"/>
        </w:rPr>
        <w:annotationRef/>
      </w:r>
      <w:r>
        <w:t>Need to provide a means to pull this.</w:t>
      </w:r>
    </w:p>
  </w:comment>
  <w:comment w:id="61" w:author="Frank Simorjay" w:date="2017-03-21T16:54:00Z" w:initials="FS">
    <w:p w14:paraId="1D461A08" w14:textId="256169EB" w:rsidR="00580B25" w:rsidRDefault="00580B25">
      <w:pPr>
        <w:pStyle w:val="CommentText"/>
      </w:pPr>
      <w:r>
        <w:rPr>
          <w:rStyle w:val="CommentReference"/>
        </w:rPr>
        <w:annotationRef/>
      </w:r>
    </w:p>
  </w:comment>
  <w:comment w:id="63" w:author="Frank Simorjay" w:date="2017-03-21T16:54:00Z" w:initials="FS">
    <w:p w14:paraId="25291B03" w14:textId="70AF5CD1" w:rsidR="00580B25" w:rsidRDefault="00580B25">
      <w:pPr>
        <w:pStyle w:val="CommentText"/>
      </w:pPr>
      <w:r>
        <w:rPr>
          <w:rStyle w:val="CommentReference"/>
        </w:rPr>
        <w:annotationRef/>
      </w:r>
      <w:r>
        <w:t>WE have the IDE open….. run it as a script.</w:t>
      </w:r>
    </w:p>
  </w:comment>
  <w:comment w:id="66" w:author="Frank Simorjay" w:date="2017-03-21T16:55:00Z" w:initials="FS">
    <w:p w14:paraId="1288B2E4" w14:textId="7925B382" w:rsidR="00580B25" w:rsidRDefault="00580B25">
      <w:pPr>
        <w:pStyle w:val="CommentText"/>
      </w:pPr>
      <w:r>
        <w:rPr>
          <w:rStyle w:val="CommentReference"/>
        </w:rPr>
        <w:annotationRef/>
      </w:r>
      <w:r>
        <w:t>Provide a sql script you can run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34B634" w15:done="0"/>
  <w15:commentEx w15:paraId="34D75206" w15:done="0"/>
  <w15:commentEx w15:paraId="0D86C840" w15:done="1"/>
  <w15:commentEx w15:paraId="0E44B87A" w15:done="0"/>
  <w15:commentEx w15:paraId="1BD5D86C" w15:done="0"/>
  <w15:commentEx w15:paraId="36550450" w15:done="1"/>
  <w15:commentEx w15:paraId="71D37811" w15:done="0"/>
  <w15:commentEx w15:paraId="1D461A08" w15:paraIdParent="71D37811" w15:done="0"/>
  <w15:commentEx w15:paraId="25291B03" w15:done="0"/>
  <w15:commentEx w15:paraId="1288B2E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1955"/>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0414FA"/>
    <w:multiLevelType w:val="hybridMultilevel"/>
    <w:tmpl w:val="E8580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185E8B"/>
    <w:multiLevelType w:val="hybridMultilevel"/>
    <w:tmpl w:val="26167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B70F26"/>
    <w:multiLevelType w:val="hybridMultilevel"/>
    <w:tmpl w:val="DA5CA6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C2762B"/>
    <w:multiLevelType w:val="multilevel"/>
    <w:tmpl w:val="3058F5E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D6E24"/>
    <w:multiLevelType w:val="hybridMultilevel"/>
    <w:tmpl w:val="702EF82C"/>
    <w:lvl w:ilvl="0" w:tplc="71425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A0345"/>
    <w:multiLevelType w:val="hybridMultilevel"/>
    <w:tmpl w:val="3A5C5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F63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0A3944"/>
    <w:multiLevelType w:val="hybridMultilevel"/>
    <w:tmpl w:val="DBF0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85492"/>
    <w:multiLevelType w:val="hybridMultilevel"/>
    <w:tmpl w:val="D848C6C6"/>
    <w:lvl w:ilvl="0" w:tplc="A462E4EC">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D6192C"/>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D72794E"/>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0220B53"/>
    <w:multiLevelType w:val="hybridMultilevel"/>
    <w:tmpl w:val="06EA9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87385"/>
    <w:multiLevelType w:val="hybridMultilevel"/>
    <w:tmpl w:val="346A5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F2343"/>
    <w:multiLevelType w:val="multilevel"/>
    <w:tmpl w:val="D406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0" w15:restartNumberingAfterBreak="0">
    <w:nsid w:val="5C770662"/>
    <w:multiLevelType w:val="hybridMultilevel"/>
    <w:tmpl w:val="19CCE7E4"/>
    <w:lvl w:ilvl="0" w:tplc="A462E4EC">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7C12E7"/>
    <w:multiLevelType w:val="multilevel"/>
    <w:tmpl w:val="930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BE6B0D"/>
    <w:multiLevelType w:val="hybridMultilevel"/>
    <w:tmpl w:val="81EA4D9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B44477"/>
    <w:multiLevelType w:val="hybridMultilevel"/>
    <w:tmpl w:val="B3CAD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2334EB2"/>
    <w:multiLevelType w:val="hybridMultilevel"/>
    <w:tmpl w:val="740C84AA"/>
    <w:lvl w:ilvl="0" w:tplc="226E2F0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739F5E5A"/>
    <w:multiLevelType w:val="hybridMultilevel"/>
    <w:tmpl w:val="B6929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B2116E"/>
    <w:multiLevelType w:val="hybridMultilevel"/>
    <w:tmpl w:val="76787260"/>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0409000F">
      <w:start w:val="1"/>
      <w:numFmt w:val="decimal"/>
      <w:lvlText w:val="%3."/>
      <w:lvlJc w:val="left"/>
      <w:pPr>
        <w:ind w:left="705"/>
      </w:pPr>
      <w:rPr>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7" w15:restartNumberingAfterBreak="0">
    <w:nsid w:val="76D63CA8"/>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B60453"/>
    <w:multiLevelType w:val="hybridMultilevel"/>
    <w:tmpl w:val="E83CFA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62C404C">
      <w:start w:val="1"/>
      <w:numFmt w:val="decimal"/>
      <w:lvlText w:val="%3."/>
      <w:lvlJc w:val="left"/>
      <w:pPr>
        <w:ind w:left="2160" w:hanging="360"/>
      </w:pPr>
      <w:rPr>
        <w:rFonts w:asciiTheme="minorHAnsi" w:eastAsiaTheme="minorHAnsi" w:hAnsiTheme="minorHAnsi" w:cstheme="minorHAnsi"/>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892ADF"/>
    <w:multiLevelType w:val="hybridMultilevel"/>
    <w:tmpl w:val="6BD8B3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3E3AC0"/>
    <w:multiLevelType w:val="hybridMultilevel"/>
    <w:tmpl w:val="28D25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C4204C"/>
    <w:multiLevelType w:val="multilevel"/>
    <w:tmpl w:val="694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6B75F0"/>
    <w:multiLevelType w:val="hybridMultilevel"/>
    <w:tmpl w:val="E4E4B090"/>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F">
      <w:start w:val="1"/>
      <w:numFmt w:val="decimal"/>
      <w:lvlText w:val="%2."/>
      <w:lvlJc w:val="left"/>
      <w:pPr>
        <w:ind w:left="1440"/>
      </w:pPr>
      <w:rPr>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19"/>
  </w:num>
  <w:num w:numId="3">
    <w:abstractNumId w:val="34"/>
  </w:num>
  <w:num w:numId="4">
    <w:abstractNumId w:val="28"/>
  </w:num>
  <w:num w:numId="5">
    <w:abstractNumId w:val="9"/>
  </w:num>
  <w:num w:numId="6">
    <w:abstractNumId w:val="18"/>
  </w:num>
  <w:num w:numId="7">
    <w:abstractNumId w:val="5"/>
  </w:num>
  <w:num w:numId="8">
    <w:abstractNumId w:val="31"/>
  </w:num>
  <w:num w:numId="9">
    <w:abstractNumId w:val="22"/>
  </w:num>
  <w:num w:numId="10">
    <w:abstractNumId w:val="11"/>
  </w:num>
  <w:num w:numId="11">
    <w:abstractNumId w:val="29"/>
  </w:num>
  <w:num w:numId="12">
    <w:abstractNumId w:val="15"/>
  </w:num>
  <w:num w:numId="13">
    <w:abstractNumId w:val="26"/>
  </w:num>
  <w:num w:numId="14">
    <w:abstractNumId w:val="17"/>
  </w:num>
  <w:num w:numId="15">
    <w:abstractNumId w:val="33"/>
  </w:num>
  <w:num w:numId="16">
    <w:abstractNumId w:val="21"/>
  </w:num>
  <w:num w:numId="17">
    <w:abstractNumId w:val="16"/>
  </w:num>
  <w:num w:numId="18">
    <w:abstractNumId w:val="7"/>
  </w:num>
  <w:num w:numId="19">
    <w:abstractNumId w:val="10"/>
  </w:num>
  <w:num w:numId="20">
    <w:abstractNumId w:val="1"/>
  </w:num>
  <w:num w:numId="21">
    <w:abstractNumId w:val="4"/>
  </w:num>
  <w:num w:numId="22">
    <w:abstractNumId w:val="30"/>
  </w:num>
  <w:num w:numId="23">
    <w:abstractNumId w:val="29"/>
  </w:num>
  <w:num w:numId="24">
    <w:abstractNumId w:val="3"/>
  </w:num>
  <w:num w:numId="25">
    <w:abstractNumId w:val="29"/>
  </w:num>
  <w:num w:numId="26">
    <w:abstractNumId w:val="6"/>
  </w:num>
  <w:num w:numId="27">
    <w:abstractNumId w:val="23"/>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2"/>
  </w:num>
  <w:num w:numId="32">
    <w:abstractNumId w:val="18"/>
  </w:num>
  <w:num w:numId="33">
    <w:abstractNumId w:val="25"/>
  </w:num>
  <w:num w:numId="34">
    <w:abstractNumId w:val="32"/>
  </w:num>
  <w:num w:numId="35">
    <w:abstractNumId w:val="12"/>
  </w:num>
  <w:num w:numId="36">
    <w:abstractNumId w:val="20"/>
  </w:num>
  <w:num w:numId="37">
    <w:abstractNumId w:val="14"/>
  </w:num>
  <w:num w:numId="38">
    <w:abstractNumId w:val="0"/>
  </w:num>
  <w:num w:numId="39">
    <w:abstractNumId w:val="13"/>
  </w:num>
  <w:num w:numId="40">
    <w:abstractNumId w:val="2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ruraj Pandurangi">
    <w15:presenceInfo w15:providerId="None" w15:userId="Gururaj Pandurangi"/>
  </w15:person>
  <w15:person w15:author="Frank Simorjay">
    <w15:presenceInfo w15:providerId="Windows Live" w15:userId="7b2b5032e10686e1"/>
  </w15:person>
  <w15:person w15:author="Frank Simorjay [2]">
    <w15:presenceInfo w15:providerId="AD" w15:userId="S-1-5-21-2127521184-1604012920-1887927527-3073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3B4F"/>
    <w:rsid w:val="00004B86"/>
    <w:rsid w:val="0002011C"/>
    <w:rsid w:val="00030D0E"/>
    <w:rsid w:val="00033B82"/>
    <w:rsid w:val="00057DDA"/>
    <w:rsid w:val="00065C8F"/>
    <w:rsid w:val="000B24FF"/>
    <w:rsid w:val="000B2AE6"/>
    <w:rsid w:val="000B735C"/>
    <w:rsid w:val="000C0ADE"/>
    <w:rsid w:val="000C1682"/>
    <w:rsid w:val="000C7E35"/>
    <w:rsid w:val="000E437D"/>
    <w:rsid w:val="000E67F0"/>
    <w:rsid w:val="000E7B3A"/>
    <w:rsid w:val="000F19BC"/>
    <w:rsid w:val="0011255E"/>
    <w:rsid w:val="00120BB3"/>
    <w:rsid w:val="00125DB0"/>
    <w:rsid w:val="001370F3"/>
    <w:rsid w:val="00140CD7"/>
    <w:rsid w:val="00142FC7"/>
    <w:rsid w:val="00154A11"/>
    <w:rsid w:val="00161E19"/>
    <w:rsid w:val="00162C75"/>
    <w:rsid w:val="00163D77"/>
    <w:rsid w:val="00166221"/>
    <w:rsid w:val="00172951"/>
    <w:rsid w:val="00174A39"/>
    <w:rsid w:val="00184CE7"/>
    <w:rsid w:val="001919F7"/>
    <w:rsid w:val="001943A7"/>
    <w:rsid w:val="00195B91"/>
    <w:rsid w:val="00197DF2"/>
    <w:rsid w:val="001A2044"/>
    <w:rsid w:val="001A4E50"/>
    <w:rsid w:val="001A79BC"/>
    <w:rsid w:val="001B0B00"/>
    <w:rsid w:val="001D05DD"/>
    <w:rsid w:val="001E6461"/>
    <w:rsid w:val="001F5161"/>
    <w:rsid w:val="00202814"/>
    <w:rsid w:val="00204163"/>
    <w:rsid w:val="00217786"/>
    <w:rsid w:val="00234869"/>
    <w:rsid w:val="00247389"/>
    <w:rsid w:val="002557D8"/>
    <w:rsid w:val="0026206E"/>
    <w:rsid w:val="00264757"/>
    <w:rsid w:val="00271707"/>
    <w:rsid w:val="00294B14"/>
    <w:rsid w:val="0029793C"/>
    <w:rsid w:val="002A1486"/>
    <w:rsid w:val="002A32B7"/>
    <w:rsid w:val="002B0647"/>
    <w:rsid w:val="002D4284"/>
    <w:rsid w:val="002D4718"/>
    <w:rsid w:val="002E3452"/>
    <w:rsid w:val="002E48BD"/>
    <w:rsid w:val="002E646A"/>
    <w:rsid w:val="00320F29"/>
    <w:rsid w:val="003257C9"/>
    <w:rsid w:val="00332A46"/>
    <w:rsid w:val="003338FC"/>
    <w:rsid w:val="003412FC"/>
    <w:rsid w:val="00341951"/>
    <w:rsid w:val="0036074E"/>
    <w:rsid w:val="0036227C"/>
    <w:rsid w:val="00362425"/>
    <w:rsid w:val="00365FA7"/>
    <w:rsid w:val="00367B36"/>
    <w:rsid w:val="00381722"/>
    <w:rsid w:val="003845AF"/>
    <w:rsid w:val="00386ABC"/>
    <w:rsid w:val="00391C89"/>
    <w:rsid w:val="003929F4"/>
    <w:rsid w:val="0039759B"/>
    <w:rsid w:val="003A351E"/>
    <w:rsid w:val="003B6508"/>
    <w:rsid w:val="003C01E5"/>
    <w:rsid w:val="003C6D0F"/>
    <w:rsid w:val="003C7D1B"/>
    <w:rsid w:val="003E035C"/>
    <w:rsid w:val="003F1871"/>
    <w:rsid w:val="00401431"/>
    <w:rsid w:val="004071ED"/>
    <w:rsid w:val="00423C1B"/>
    <w:rsid w:val="00423CF6"/>
    <w:rsid w:val="00426B4D"/>
    <w:rsid w:val="00440625"/>
    <w:rsid w:val="004641EC"/>
    <w:rsid w:val="00471CAE"/>
    <w:rsid w:val="00473D38"/>
    <w:rsid w:val="00480893"/>
    <w:rsid w:val="0049142D"/>
    <w:rsid w:val="004914A5"/>
    <w:rsid w:val="00497181"/>
    <w:rsid w:val="004A6CA0"/>
    <w:rsid w:val="004B1A5E"/>
    <w:rsid w:val="004B3450"/>
    <w:rsid w:val="004C335B"/>
    <w:rsid w:val="004D22F2"/>
    <w:rsid w:val="004D3986"/>
    <w:rsid w:val="005071B7"/>
    <w:rsid w:val="00511BF8"/>
    <w:rsid w:val="00512175"/>
    <w:rsid w:val="0051607F"/>
    <w:rsid w:val="00531487"/>
    <w:rsid w:val="00536D93"/>
    <w:rsid w:val="005468C3"/>
    <w:rsid w:val="00547B12"/>
    <w:rsid w:val="0055192E"/>
    <w:rsid w:val="00555133"/>
    <w:rsid w:val="00556C40"/>
    <w:rsid w:val="00557D76"/>
    <w:rsid w:val="00565EF2"/>
    <w:rsid w:val="00580B25"/>
    <w:rsid w:val="00591990"/>
    <w:rsid w:val="005A7B9E"/>
    <w:rsid w:val="005B0523"/>
    <w:rsid w:val="005B0BCF"/>
    <w:rsid w:val="005B7CEB"/>
    <w:rsid w:val="005C49EE"/>
    <w:rsid w:val="005C55E9"/>
    <w:rsid w:val="005C60D8"/>
    <w:rsid w:val="005C62FF"/>
    <w:rsid w:val="005D7E96"/>
    <w:rsid w:val="00603602"/>
    <w:rsid w:val="006134D9"/>
    <w:rsid w:val="00613B9E"/>
    <w:rsid w:val="006302CF"/>
    <w:rsid w:val="00650AC5"/>
    <w:rsid w:val="0065463C"/>
    <w:rsid w:val="0065632F"/>
    <w:rsid w:val="00662236"/>
    <w:rsid w:val="0067069E"/>
    <w:rsid w:val="00670F3C"/>
    <w:rsid w:val="00682443"/>
    <w:rsid w:val="006A2BE6"/>
    <w:rsid w:val="006B0AE3"/>
    <w:rsid w:val="006B5A9B"/>
    <w:rsid w:val="006C52C6"/>
    <w:rsid w:val="006C541E"/>
    <w:rsid w:val="006D081D"/>
    <w:rsid w:val="006E0B8E"/>
    <w:rsid w:val="006E3CC0"/>
    <w:rsid w:val="006E621A"/>
    <w:rsid w:val="006F4B85"/>
    <w:rsid w:val="006F5D24"/>
    <w:rsid w:val="0070636A"/>
    <w:rsid w:val="00706DD5"/>
    <w:rsid w:val="007104B5"/>
    <w:rsid w:val="007112ED"/>
    <w:rsid w:val="007173A9"/>
    <w:rsid w:val="00720443"/>
    <w:rsid w:val="007247A4"/>
    <w:rsid w:val="007271C7"/>
    <w:rsid w:val="00727498"/>
    <w:rsid w:val="007362DD"/>
    <w:rsid w:val="007375FC"/>
    <w:rsid w:val="007432BB"/>
    <w:rsid w:val="00745256"/>
    <w:rsid w:val="00756A7A"/>
    <w:rsid w:val="00765298"/>
    <w:rsid w:val="007659C5"/>
    <w:rsid w:val="00767591"/>
    <w:rsid w:val="00767FBB"/>
    <w:rsid w:val="007774AF"/>
    <w:rsid w:val="007846F9"/>
    <w:rsid w:val="00791231"/>
    <w:rsid w:val="007A2352"/>
    <w:rsid w:val="007B46A5"/>
    <w:rsid w:val="007B4774"/>
    <w:rsid w:val="007C4BFD"/>
    <w:rsid w:val="007C4D29"/>
    <w:rsid w:val="007C5526"/>
    <w:rsid w:val="007E0BBF"/>
    <w:rsid w:val="007F235B"/>
    <w:rsid w:val="007F531B"/>
    <w:rsid w:val="0081769E"/>
    <w:rsid w:val="00823B96"/>
    <w:rsid w:val="008369C4"/>
    <w:rsid w:val="0084411A"/>
    <w:rsid w:val="00846A98"/>
    <w:rsid w:val="00866EF5"/>
    <w:rsid w:val="00877F92"/>
    <w:rsid w:val="00892DA7"/>
    <w:rsid w:val="008A2218"/>
    <w:rsid w:val="008A44AF"/>
    <w:rsid w:val="008A4C25"/>
    <w:rsid w:val="008B2644"/>
    <w:rsid w:val="008B3AEA"/>
    <w:rsid w:val="008B62D1"/>
    <w:rsid w:val="008B7B6F"/>
    <w:rsid w:val="008C41D6"/>
    <w:rsid w:val="008C54BF"/>
    <w:rsid w:val="008D1087"/>
    <w:rsid w:val="008E007F"/>
    <w:rsid w:val="008E10D2"/>
    <w:rsid w:val="008F3B4E"/>
    <w:rsid w:val="008F7E7B"/>
    <w:rsid w:val="00901C7A"/>
    <w:rsid w:val="009051FA"/>
    <w:rsid w:val="009059A0"/>
    <w:rsid w:val="00911A40"/>
    <w:rsid w:val="00914693"/>
    <w:rsid w:val="00923CD0"/>
    <w:rsid w:val="00926C14"/>
    <w:rsid w:val="00927345"/>
    <w:rsid w:val="00936174"/>
    <w:rsid w:val="009527DB"/>
    <w:rsid w:val="0096075B"/>
    <w:rsid w:val="00963A66"/>
    <w:rsid w:val="00971C38"/>
    <w:rsid w:val="00977014"/>
    <w:rsid w:val="009A1E81"/>
    <w:rsid w:val="009A6775"/>
    <w:rsid w:val="009B3BC0"/>
    <w:rsid w:val="009B4D43"/>
    <w:rsid w:val="009B4FCB"/>
    <w:rsid w:val="009B6D9A"/>
    <w:rsid w:val="009D149B"/>
    <w:rsid w:val="009F291E"/>
    <w:rsid w:val="009F4057"/>
    <w:rsid w:val="009F740D"/>
    <w:rsid w:val="00A14E5A"/>
    <w:rsid w:val="00A23181"/>
    <w:rsid w:val="00A249F4"/>
    <w:rsid w:val="00A57F17"/>
    <w:rsid w:val="00A805C3"/>
    <w:rsid w:val="00A81DC5"/>
    <w:rsid w:val="00AA3676"/>
    <w:rsid w:val="00AA5071"/>
    <w:rsid w:val="00AA7B74"/>
    <w:rsid w:val="00AC296F"/>
    <w:rsid w:val="00AC51D2"/>
    <w:rsid w:val="00AD214B"/>
    <w:rsid w:val="00AD789E"/>
    <w:rsid w:val="00AE7C6D"/>
    <w:rsid w:val="00AF2771"/>
    <w:rsid w:val="00B01164"/>
    <w:rsid w:val="00B0215C"/>
    <w:rsid w:val="00B10AD4"/>
    <w:rsid w:val="00B13111"/>
    <w:rsid w:val="00B27ECD"/>
    <w:rsid w:val="00B35ACA"/>
    <w:rsid w:val="00B43A49"/>
    <w:rsid w:val="00B44108"/>
    <w:rsid w:val="00B4741E"/>
    <w:rsid w:val="00B52487"/>
    <w:rsid w:val="00B602A3"/>
    <w:rsid w:val="00B85AF3"/>
    <w:rsid w:val="00B96CC2"/>
    <w:rsid w:val="00BA1248"/>
    <w:rsid w:val="00BA1A19"/>
    <w:rsid w:val="00BA31D6"/>
    <w:rsid w:val="00BB39DA"/>
    <w:rsid w:val="00BB7483"/>
    <w:rsid w:val="00BD0F16"/>
    <w:rsid w:val="00BD357B"/>
    <w:rsid w:val="00BD6294"/>
    <w:rsid w:val="00BD7636"/>
    <w:rsid w:val="00BE138E"/>
    <w:rsid w:val="00BE4F67"/>
    <w:rsid w:val="00BF5628"/>
    <w:rsid w:val="00C00C59"/>
    <w:rsid w:val="00C07939"/>
    <w:rsid w:val="00C40DE9"/>
    <w:rsid w:val="00C4626D"/>
    <w:rsid w:val="00C473C1"/>
    <w:rsid w:val="00C5030F"/>
    <w:rsid w:val="00C657F9"/>
    <w:rsid w:val="00C76A87"/>
    <w:rsid w:val="00C816DC"/>
    <w:rsid w:val="00C9050F"/>
    <w:rsid w:val="00C91CA0"/>
    <w:rsid w:val="00CA286E"/>
    <w:rsid w:val="00CA3C31"/>
    <w:rsid w:val="00CB06A3"/>
    <w:rsid w:val="00CB2498"/>
    <w:rsid w:val="00CB34E9"/>
    <w:rsid w:val="00CC3A47"/>
    <w:rsid w:val="00CD1A44"/>
    <w:rsid w:val="00CF0E5C"/>
    <w:rsid w:val="00D04CB1"/>
    <w:rsid w:val="00D05B4A"/>
    <w:rsid w:val="00D10E91"/>
    <w:rsid w:val="00D2144E"/>
    <w:rsid w:val="00D21AFD"/>
    <w:rsid w:val="00D72B34"/>
    <w:rsid w:val="00D72B94"/>
    <w:rsid w:val="00D73D97"/>
    <w:rsid w:val="00D7412F"/>
    <w:rsid w:val="00D81186"/>
    <w:rsid w:val="00D81ED8"/>
    <w:rsid w:val="00DA00D1"/>
    <w:rsid w:val="00DB4486"/>
    <w:rsid w:val="00DC2519"/>
    <w:rsid w:val="00DD28CC"/>
    <w:rsid w:val="00DD3077"/>
    <w:rsid w:val="00DE3139"/>
    <w:rsid w:val="00DF2F9E"/>
    <w:rsid w:val="00E0649A"/>
    <w:rsid w:val="00E13F98"/>
    <w:rsid w:val="00E2133F"/>
    <w:rsid w:val="00E27F03"/>
    <w:rsid w:val="00E3465D"/>
    <w:rsid w:val="00E35966"/>
    <w:rsid w:val="00E4105A"/>
    <w:rsid w:val="00E452EE"/>
    <w:rsid w:val="00E477A2"/>
    <w:rsid w:val="00E8191D"/>
    <w:rsid w:val="00E903E2"/>
    <w:rsid w:val="00EA5252"/>
    <w:rsid w:val="00EB7D36"/>
    <w:rsid w:val="00EC72A9"/>
    <w:rsid w:val="00ED6E0B"/>
    <w:rsid w:val="00EF1E28"/>
    <w:rsid w:val="00F01F98"/>
    <w:rsid w:val="00F11BB1"/>
    <w:rsid w:val="00F202A7"/>
    <w:rsid w:val="00F23E5D"/>
    <w:rsid w:val="00F71DF7"/>
    <w:rsid w:val="00F72497"/>
    <w:rsid w:val="00F75149"/>
    <w:rsid w:val="00F83507"/>
    <w:rsid w:val="00F971DA"/>
    <w:rsid w:val="00F97918"/>
    <w:rsid w:val="00FC2142"/>
    <w:rsid w:val="00FC78B9"/>
    <w:rsid w:val="00FD0FBE"/>
    <w:rsid w:val="00FD6F75"/>
    <w:rsid w:val="00FE4B1D"/>
    <w:rsid w:val="00FE65E8"/>
    <w:rsid w:val="00FF5B14"/>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1"/>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1"/>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 w:type="paragraph" w:styleId="Subtitle">
    <w:name w:val="Subtitle"/>
    <w:basedOn w:val="Normal"/>
    <w:next w:val="Normal"/>
    <w:link w:val="SubtitleChar"/>
    <w:uiPriority w:val="11"/>
    <w:qFormat/>
    <w:rsid w:val="00B52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2487"/>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7B3A"/>
    <w:rPr>
      <w:rFonts w:ascii="Courier New" w:eastAsia="Times New Roman" w:hAnsi="Courier New" w:cs="Courier New"/>
      <w:sz w:val="20"/>
      <w:szCs w:val="20"/>
    </w:rPr>
  </w:style>
  <w:style w:type="paragraph" w:styleId="NormalWeb">
    <w:name w:val="Normal (Web)"/>
    <w:basedOn w:val="Normal"/>
    <w:uiPriority w:val="99"/>
    <w:semiHidden/>
    <w:unhideWhenUsed/>
    <w:rsid w:val="001F516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F5161"/>
    <w:rPr>
      <w:rFonts w:ascii="Courier New" w:eastAsia="Times New Roman" w:hAnsi="Courier New" w:cs="Courier New"/>
      <w:sz w:val="20"/>
      <w:szCs w:val="20"/>
    </w:rPr>
  </w:style>
  <w:style w:type="character" w:customStyle="1" w:styleId="apple-converted-space">
    <w:name w:val="apple-converted-space"/>
    <w:basedOn w:val="DefaultParagraphFont"/>
    <w:rsid w:val="001F5161"/>
  </w:style>
  <w:style w:type="character" w:customStyle="1" w:styleId="azc-grid-headerlabel">
    <w:name w:val="azc-grid-headerlabel"/>
    <w:basedOn w:val="DefaultParagraphFont"/>
    <w:rsid w:val="006F4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140930122">
      <w:bodyDiv w:val="1"/>
      <w:marLeft w:val="0"/>
      <w:marRight w:val="0"/>
      <w:marTop w:val="0"/>
      <w:marBottom w:val="0"/>
      <w:divBdr>
        <w:top w:val="none" w:sz="0" w:space="0" w:color="auto"/>
        <w:left w:val="none" w:sz="0" w:space="0" w:color="auto"/>
        <w:bottom w:val="none" w:sz="0" w:space="0" w:color="auto"/>
        <w:right w:val="none" w:sz="0" w:space="0" w:color="auto"/>
      </w:divBdr>
    </w:div>
    <w:div w:id="173036102">
      <w:bodyDiv w:val="1"/>
      <w:marLeft w:val="0"/>
      <w:marRight w:val="0"/>
      <w:marTop w:val="0"/>
      <w:marBottom w:val="0"/>
      <w:divBdr>
        <w:top w:val="none" w:sz="0" w:space="0" w:color="auto"/>
        <w:left w:val="none" w:sz="0" w:space="0" w:color="auto"/>
        <w:bottom w:val="none" w:sz="0" w:space="0" w:color="auto"/>
        <w:right w:val="none" w:sz="0" w:space="0" w:color="auto"/>
      </w:divBdr>
      <w:divsChild>
        <w:div w:id="1943872342">
          <w:marLeft w:val="274"/>
          <w:marRight w:val="0"/>
          <w:marTop w:val="0"/>
          <w:marBottom w:val="0"/>
          <w:divBdr>
            <w:top w:val="none" w:sz="0" w:space="0" w:color="auto"/>
            <w:left w:val="none" w:sz="0" w:space="0" w:color="auto"/>
            <w:bottom w:val="none" w:sz="0" w:space="0" w:color="auto"/>
            <w:right w:val="none" w:sz="0" w:space="0" w:color="auto"/>
          </w:divBdr>
        </w:div>
        <w:div w:id="491413228">
          <w:marLeft w:val="274"/>
          <w:marRight w:val="0"/>
          <w:marTop w:val="0"/>
          <w:marBottom w:val="0"/>
          <w:divBdr>
            <w:top w:val="none" w:sz="0" w:space="0" w:color="auto"/>
            <w:left w:val="none" w:sz="0" w:space="0" w:color="auto"/>
            <w:bottom w:val="none" w:sz="0" w:space="0" w:color="auto"/>
            <w:right w:val="none" w:sz="0" w:space="0" w:color="auto"/>
          </w:divBdr>
        </w:div>
        <w:div w:id="1243367058">
          <w:marLeft w:val="274"/>
          <w:marRight w:val="0"/>
          <w:marTop w:val="0"/>
          <w:marBottom w:val="0"/>
          <w:divBdr>
            <w:top w:val="none" w:sz="0" w:space="0" w:color="auto"/>
            <w:left w:val="none" w:sz="0" w:space="0" w:color="auto"/>
            <w:bottom w:val="none" w:sz="0" w:space="0" w:color="auto"/>
            <w:right w:val="none" w:sz="0" w:space="0" w:color="auto"/>
          </w:divBdr>
        </w:div>
        <w:div w:id="486093475">
          <w:marLeft w:val="274"/>
          <w:marRight w:val="0"/>
          <w:marTop w:val="0"/>
          <w:marBottom w:val="0"/>
          <w:divBdr>
            <w:top w:val="none" w:sz="0" w:space="0" w:color="auto"/>
            <w:left w:val="none" w:sz="0" w:space="0" w:color="auto"/>
            <w:bottom w:val="none" w:sz="0" w:space="0" w:color="auto"/>
            <w:right w:val="none" w:sz="0" w:space="0" w:color="auto"/>
          </w:divBdr>
        </w:div>
        <w:div w:id="998389052">
          <w:marLeft w:val="274"/>
          <w:marRight w:val="0"/>
          <w:marTop w:val="0"/>
          <w:marBottom w:val="0"/>
          <w:divBdr>
            <w:top w:val="none" w:sz="0" w:space="0" w:color="auto"/>
            <w:left w:val="none" w:sz="0" w:space="0" w:color="auto"/>
            <w:bottom w:val="none" w:sz="0" w:space="0" w:color="auto"/>
            <w:right w:val="none" w:sz="0" w:space="0" w:color="auto"/>
          </w:divBdr>
        </w:div>
        <w:div w:id="243953311">
          <w:marLeft w:val="274"/>
          <w:marRight w:val="0"/>
          <w:marTop w:val="0"/>
          <w:marBottom w:val="0"/>
          <w:divBdr>
            <w:top w:val="none" w:sz="0" w:space="0" w:color="auto"/>
            <w:left w:val="none" w:sz="0" w:space="0" w:color="auto"/>
            <w:bottom w:val="none" w:sz="0" w:space="0" w:color="auto"/>
            <w:right w:val="none" w:sz="0" w:space="0" w:color="auto"/>
          </w:divBdr>
        </w:div>
      </w:divsChild>
    </w:div>
    <w:div w:id="292827185">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388651152">
      <w:bodyDiv w:val="1"/>
      <w:marLeft w:val="0"/>
      <w:marRight w:val="0"/>
      <w:marTop w:val="0"/>
      <w:marBottom w:val="0"/>
      <w:divBdr>
        <w:top w:val="none" w:sz="0" w:space="0" w:color="auto"/>
        <w:left w:val="none" w:sz="0" w:space="0" w:color="auto"/>
        <w:bottom w:val="none" w:sz="0" w:space="0" w:color="auto"/>
        <w:right w:val="none" w:sz="0" w:space="0" w:color="auto"/>
      </w:divBdr>
    </w:div>
    <w:div w:id="427585439">
      <w:bodyDiv w:val="1"/>
      <w:marLeft w:val="0"/>
      <w:marRight w:val="0"/>
      <w:marTop w:val="0"/>
      <w:marBottom w:val="0"/>
      <w:divBdr>
        <w:top w:val="none" w:sz="0" w:space="0" w:color="auto"/>
        <w:left w:val="none" w:sz="0" w:space="0" w:color="auto"/>
        <w:bottom w:val="none" w:sz="0" w:space="0" w:color="auto"/>
        <w:right w:val="none" w:sz="0" w:space="0" w:color="auto"/>
      </w:divBdr>
    </w:div>
    <w:div w:id="459496238">
      <w:bodyDiv w:val="1"/>
      <w:marLeft w:val="0"/>
      <w:marRight w:val="0"/>
      <w:marTop w:val="0"/>
      <w:marBottom w:val="0"/>
      <w:divBdr>
        <w:top w:val="none" w:sz="0" w:space="0" w:color="auto"/>
        <w:left w:val="none" w:sz="0" w:space="0" w:color="auto"/>
        <w:bottom w:val="none" w:sz="0" w:space="0" w:color="auto"/>
        <w:right w:val="none" w:sz="0" w:space="0" w:color="auto"/>
      </w:divBdr>
    </w:div>
    <w:div w:id="469204871">
      <w:bodyDiv w:val="1"/>
      <w:marLeft w:val="0"/>
      <w:marRight w:val="0"/>
      <w:marTop w:val="0"/>
      <w:marBottom w:val="0"/>
      <w:divBdr>
        <w:top w:val="none" w:sz="0" w:space="0" w:color="auto"/>
        <w:left w:val="none" w:sz="0" w:space="0" w:color="auto"/>
        <w:bottom w:val="none" w:sz="0" w:space="0" w:color="auto"/>
        <w:right w:val="none" w:sz="0" w:space="0" w:color="auto"/>
      </w:divBdr>
    </w:div>
    <w:div w:id="494683499">
      <w:bodyDiv w:val="1"/>
      <w:marLeft w:val="0"/>
      <w:marRight w:val="0"/>
      <w:marTop w:val="0"/>
      <w:marBottom w:val="0"/>
      <w:divBdr>
        <w:top w:val="none" w:sz="0" w:space="0" w:color="auto"/>
        <w:left w:val="none" w:sz="0" w:space="0" w:color="auto"/>
        <w:bottom w:val="none" w:sz="0" w:space="0" w:color="auto"/>
        <w:right w:val="none" w:sz="0" w:space="0" w:color="auto"/>
      </w:divBdr>
    </w:div>
    <w:div w:id="547256968">
      <w:bodyDiv w:val="1"/>
      <w:marLeft w:val="0"/>
      <w:marRight w:val="0"/>
      <w:marTop w:val="0"/>
      <w:marBottom w:val="0"/>
      <w:divBdr>
        <w:top w:val="none" w:sz="0" w:space="0" w:color="auto"/>
        <w:left w:val="none" w:sz="0" w:space="0" w:color="auto"/>
        <w:bottom w:val="none" w:sz="0" w:space="0" w:color="auto"/>
        <w:right w:val="none" w:sz="0" w:space="0" w:color="auto"/>
      </w:divBdr>
      <w:divsChild>
        <w:div w:id="915482973">
          <w:marLeft w:val="274"/>
          <w:marRight w:val="0"/>
          <w:marTop w:val="0"/>
          <w:marBottom w:val="0"/>
          <w:divBdr>
            <w:top w:val="none" w:sz="0" w:space="0" w:color="auto"/>
            <w:left w:val="none" w:sz="0" w:space="0" w:color="auto"/>
            <w:bottom w:val="none" w:sz="0" w:space="0" w:color="auto"/>
            <w:right w:val="none" w:sz="0" w:space="0" w:color="auto"/>
          </w:divBdr>
        </w:div>
        <w:div w:id="1955167925">
          <w:marLeft w:val="274"/>
          <w:marRight w:val="0"/>
          <w:marTop w:val="0"/>
          <w:marBottom w:val="0"/>
          <w:divBdr>
            <w:top w:val="none" w:sz="0" w:space="0" w:color="auto"/>
            <w:left w:val="none" w:sz="0" w:space="0" w:color="auto"/>
            <w:bottom w:val="none" w:sz="0" w:space="0" w:color="auto"/>
            <w:right w:val="none" w:sz="0" w:space="0" w:color="auto"/>
          </w:divBdr>
        </w:div>
        <w:div w:id="1126116389">
          <w:marLeft w:val="274"/>
          <w:marRight w:val="0"/>
          <w:marTop w:val="0"/>
          <w:marBottom w:val="0"/>
          <w:divBdr>
            <w:top w:val="none" w:sz="0" w:space="0" w:color="auto"/>
            <w:left w:val="none" w:sz="0" w:space="0" w:color="auto"/>
            <w:bottom w:val="none" w:sz="0" w:space="0" w:color="auto"/>
            <w:right w:val="none" w:sz="0" w:space="0" w:color="auto"/>
          </w:divBdr>
        </w:div>
        <w:div w:id="2024698653">
          <w:marLeft w:val="274"/>
          <w:marRight w:val="0"/>
          <w:marTop w:val="0"/>
          <w:marBottom w:val="0"/>
          <w:divBdr>
            <w:top w:val="none" w:sz="0" w:space="0" w:color="auto"/>
            <w:left w:val="none" w:sz="0" w:space="0" w:color="auto"/>
            <w:bottom w:val="none" w:sz="0" w:space="0" w:color="auto"/>
            <w:right w:val="none" w:sz="0" w:space="0" w:color="auto"/>
          </w:divBdr>
        </w:div>
        <w:div w:id="942685445">
          <w:marLeft w:val="274"/>
          <w:marRight w:val="0"/>
          <w:marTop w:val="0"/>
          <w:marBottom w:val="0"/>
          <w:divBdr>
            <w:top w:val="none" w:sz="0" w:space="0" w:color="auto"/>
            <w:left w:val="none" w:sz="0" w:space="0" w:color="auto"/>
            <w:bottom w:val="none" w:sz="0" w:space="0" w:color="auto"/>
            <w:right w:val="none" w:sz="0" w:space="0" w:color="auto"/>
          </w:divBdr>
        </w:div>
        <w:div w:id="144591661">
          <w:marLeft w:val="274"/>
          <w:marRight w:val="0"/>
          <w:marTop w:val="0"/>
          <w:marBottom w:val="0"/>
          <w:divBdr>
            <w:top w:val="none" w:sz="0" w:space="0" w:color="auto"/>
            <w:left w:val="none" w:sz="0" w:space="0" w:color="auto"/>
            <w:bottom w:val="none" w:sz="0" w:space="0" w:color="auto"/>
            <w:right w:val="none" w:sz="0" w:space="0" w:color="auto"/>
          </w:divBdr>
        </w:div>
      </w:divsChild>
    </w:div>
    <w:div w:id="552548987">
      <w:bodyDiv w:val="1"/>
      <w:marLeft w:val="0"/>
      <w:marRight w:val="0"/>
      <w:marTop w:val="0"/>
      <w:marBottom w:val="0"/>
      <w:divBdr>
        <w:top w:val="none" w:sz="0" w:space="0" w:color="auto"/>
        <w:left w:val="none" w:sz="0" w:space="0" w:color="auto"/>
        <w:bottom w:val="none" w:sz="0" w:space="0" w:color="auto"/>
        <w:right w:val="none" w:sz="0" w:space="0" w:color="auto"/>
      </w:divBdr>
      <w:divsChild>
        <w:div w:id="1161652269">
          <w:marLeft w:val="0"/>
          <w:marRight w:val="0"/>
          <w:marTop w:val="0"/>
          <w:marBottom w:val="0"/>
          <w:divBdr>
            <w:top w:val="none" w:sz="0" w:space="0" w:color="auto"/>
            <w:left w:val="none" w:sz="0" w:space="0" w:color="auto"/>
            <w:bottom w:val="none" w:sz="0" w:space="0" w:color="auto"/>
            <w:right w:val="none" w:sz="0" w:space="0" w:color="auto"/>
          </w:divBdr>
        </w:div>
        <w:div w:id="845437197">
          <w:marLeft w:val="0"/>
          <w:marRight w:val="0"/>
          <w:marTop w:val="0"/>
          <w:marBottom w:val="0"/>
          <w:divBdr>
            <w:top w:val="none" w:sz="0" w:space="0" w:color="auto"/>
            <w:left w:val="none" w:sz="0" w:space="0" w:color="auto"/>
            <w:bottom w:val="none" w:sz="0" w:space="0" w:color="auto"/>
            <w:right w:val="none" w:sz="0" w:space="0" w:color="auto"/>
          </w:divBdr>
        </w:div>
        <w:div w:id="1556232756">
          <w:marLeft w:val="0"/>
          <w:marRight w:val="0"/>
          <w:marTop w:val="0"/>
          <w:marBottom w:val="0"/>
          <w:divBdr>
            <w:top w:val="none" w:sz="0" w:space="0" w:color="auto"/>
            <w:left w:val="none" w:sz="0" w:space="0" w:color="auto"/>
            <w:bottom w:val="none" w:sz="0" w:space="0" w:color="auto"/>
            <w:right w:val="none" w:sz="0" w:space="0" w:color="auto"/>
          </w:divBdr>
        </w:div>
        <w:div w:id="1603759222">
          <w:marLeft w:val="0"/>
          <w:marRight w:val="0"/>
          <w:marTop w:val="0"/>
          <w:marBottom w:val="0"/>
          <w:divBdr>
            <w:top w:val="none" w:sz="0" w:space="0" w:color="auto"/>
            <w:left w:val="none" w:sz="0" w:space="0" w:color="auto"/>
            <w:bottom w:val="none" w:sz="0" w:space="0" w:color="auto"/>
            <w:right w:val="none" w:sz="0" w:space="0" w:color="auto"/>
          </w:divBdr>
          <w:divsChild>
            <w:div w:id="1018897042">
              <w:marLeft w:val="0"/>
              <w:marRight w:val="0"/>
              <w:marTop w:val="0"/>
              <w:marBottom w:val="0"/>
              <w:divBdr>
                <w:top w:val="none" w:sz="0" w:space="0" w:color="auto"/>
                <w:left w:val="none" w:sz="0" w:space="0" w:color="auto"/>
                <w:bottom w:val="none" w:sz="0" w:space="0" w:color="auto"/>
                <w:right w:val="none" w:sz="0" w:space="0" w:color="auto"/>
              </w:divBdr>
            </w:div>
            <w:div w:id="1063409190">
              <w:marLeft w:val="0"/>
              <w:marRight w:val="0"/>
              <w:marTop w:val="0"/>
              <w:marBottom w:val="0"/>
              <w:divBdr>
                <w:top w:val="none" w:sz="0" w:space="0" w:color="auto"/>
                <w:left w:val="none" w:sz="0" w:space="0" w:color="auto"/>
                <w:bottom w:val="none" w:sz="0" w:space="0" w:color="auto"/>
                <w:right w:val="none" w:sz="0" w:space="0" w:color="auto"/>
              </w:divBdr>
            </w:div>
            <w:div w:id="22361551">
              <w:marLeft w:val="0"/>
              <w:marRight w:val="0"/>
              <w:marTop w:val="0"/>
              <w:marBottom w:val="0"/>
              <w:divBdr>
                <w:top w:val="none" w:sz="0" w:space="0" w:color="auto"/>
                <w:left w:val="none" w:sz="0" w:space="0" w:color="auto"/>
                <w:bottom w:val="none" w:sz="0" w:space="0" w:color="auto"/>
                <w:right w:val="none" w:sz="0" w:space="0" w:color="auto"/>
              </w:divBdr>
            </w:div>
            <w:div w:id="1663658220">
              <w:marLeft w:val="0"/>
              <w:marRight w:val="0"/>
              <w:marTop w:val="0"/>
              <w:marBottom w:val="0"/>
              <w:divBdr>
                <w:top w:val="none" w:sz="0" w:space="0" w:color="auto"/>
                <w:left w:val="none" w:sz="0" w:space="0" w:color="auto"/>
                <w:bottom w:val="none" w:sz="0" w:space="0" w:color="auto"/>
                <w:right w:val="none" w:sz="0" w:space="0" w:color="auto"/>
              </w:divBdr>
            </w:div>
            <w:div w:id="1503542911">
              <w:marLeft w:val="0"/>
              <w:marRight w:val="0"/>
              <w:marTop w:val="0"/>
              <w:marBottom w:val="0"/>
              <w:divBdr>
                <w:top w:val="none" w:sz="0" w:space="0" w:color="auto"/>
                <w:left w:val="none" w:sz="0" w:space="0" w:color="auto"/>
                <w:bottom w:val="none" w:sz="0" w:space="0" w:color="auto"/>
                <w:right w:val="none" w:sz="0" w:space="0" w:color="auto"/>
              </w:divBdr>
            </w:div>
            <w:div w:id="915475042">
              <w:marLeft w:val="0"/>
              <w:marRight w:val="0"/>
              <w:marTop w:val="0"/>
              <w:marBottom w:val="0"/>
              <w:divBdr>
                <w:top w:val="none" w:sz="0" w:space="0" w:color="auto"/>
                <w:left w:val="none" w:sz="0" w:space="0" w:color="auto"/>
                <w:bottom w:val="none" w:sz="0" w:space="0" w:color="auto"/>
                <w:right w:val="none" w:sz="0" w:space="0" w:color="auto"/>
              </w:divBdr>
            </w:div>
            <w:div w:id="1298074112">
              <w:marLeft w:val="0"/>
              <w:marRight w:val="0"/>
              <w:marTop w:val="0"/>
              <w:marBottom w:val="0"/>
              <w:divBdr>
                <w:top w:val="none" w:sz="0" w:space="0" w:color="auto"/>
                <w:left w:val="none" w:sz="0" w:space="0" w:color="auto"/>
                <w:bottom w:val="none" w:sz="0" w:space="0" w:color="auto"/>
                <w:right w:val="none" w:sz="0" w:space="0" w:color="auto"/>
              </w:divBdr>
            </w:div>
            <w:div w:id="814569473">
              <w:marLeft w:val="0"/>
              <w:marRight w:val="0"/>
              <w:marTop w:val="0"/>
              <w:marBottom w:val="0"/>
              <w:divBdr>
                <w:top w:val="none" w:sz="0" w:space="0" w:color="auto"/>
                <w:left w:val="none" w:sz="0" w:space="0" w:color="auto"/>
                <w:bottom w:val="none" w:sz="0" w:space="0" w:color="auto"/>
                <w:right w:val="none" w:sz="0" w:space="0" w:color="auto"/>
              </w:divBdr>
            </w:div>
            <w:div w:id="1256283502">
              <w:marLeft w:val="0"/>
              <w:marRight w:val="0"/>
              <w:marTop w:val="0"/>
              <w:marBottom w:val="0"/>
              <w:divBdr>
                <w:top w:val="none" w:sz="0" w:space="0" w:color="auto"/>
                <w:left w:val="none" w:sz="0" w:space="0" w:color="auto"/>
                <w:bottom w:val="none" w:sz="0" w:space="0" w:color="auto"/>
                <w:right w:val="none" w:sz="0" w:space="0" w:color="auto"/>
              </w:divBdr>
            </w:div>
            <w:div w:id="1761562991">
              <w:marLeft w:val="0"/>
              <w:marRight w:val="0"/>
              <w:marTop w:val="0"/>
              <w:marBottom w:val="0"/>
              <w:divBdr>
                <w:top w:val="none" w:sz="0" w:space="0" w:color="auto"/>
                <w:left w:val="none" w:sz="0" w:space="0" w:color="auto"/>
                <w:bottom w:val="none" w:sz="0" w:space="0" w:color="auto"/>
                <w:right w:val="none" w:sz="0" w:space="0" w:color="auto"/>
              </w:divBdr>
            </w:div>
            <w:div w:id="994383801">
              <w:marLeft w:val="0"/>
              <w:marRight w:val="0"/>
              <w:marTop w:val="0"/>
              <w:marBottom w:val="0"/>
              <w:divBdr>
                <w:top w:val="none" w:sz="0" w:space="0" w:color="auto"/>
                <w:left w:val="none" w:sz="0" w:space="0" w:color="auto"/>
                <w:bottom w:val="none" w:sz="0" w:space="0" w:color="auto"/>
                <w:right w:val="none" w:sz="0" w:space="0" w:color="auto"/>
              </w:divBdr>
            </w:div>
            <w:div w:id="8580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22336">
      <w:bodyDiv w:val="1"/>
      <w:marLeft w:val="0"/>
      <w:marRight w:val="0"/>
      <w:marTop w:val="0"/>
      <w:marBottom w:val="0"/>
      <w:divBdr>
        <w:top w:val="none" w:sz="0" w:space="0" w:color="auto"/>
        <w:left w:val="none" w:sz="0" w:space="0" w:color="auto"/>
        <w:bottom w:val="none" w:sz="0" w:space="0" w:color="auto"/>
        <w:right w:val="none" w:sz="0" w:space="0" w:color="auto"/>
      </w:divBdr>
    </w:div>
    <w:div w:id="698776429">
      <w:bodyDiv w:val="1"/>
      <w:marLeft w:val="0"/>
      <w:marRight w:val="0"/>
      <w:marTop w:val="0"/>
      <w:marBottom w:val="0"/>
      <w:divBdr>
        <w:top w:val="none" w:sz="0" w:space="0" w:color="auto"/>
        <w:left w:val="none" w:sz="0" w:space="0" w:color="auto"/>
        <w:bottom w:val="none" w:sz="0" w:space="0" w:color="auto"/>
        <w:right w:val="none" w:sz="0" w:space="0" w:color="auto"/>
      </w:divBdr>
    </w:div>
    <w:div w:id="768424717">
      <w:bodyDiv w:val="1"/>
      <w:marLeft w:val="0"/>
      <w:marRight w:val="0"/>
      <w:marTop w:val="0"/>
      <w:marBottom w:val="0"/>
      <w:divBdr>
        <w:top w:val="none" w:sz="0" w:space="0" w:color="auto"/>
        <w:left w:val="none" w:sz="0" w:space="0" w:color="auto"/>
        <w:bottom w:val="none" w:sz="0" w:space="0" w:color="auto"/>
        <w:right w:val="none" w:sz="0" w:space="0" w:color="auto"/>
      </w:divBdr>
      <w:divsChild>
        <w:div w:id="593781039">
          <w:marLeft w:val="274"/>
          <w:marRight w:val="0"/>
          <w:marTop w:val="0"/>
          <w:marBottom w:val="0"/>
          <w:divBdr>
            <w:top w:val="none" w:sz="0" w:space="0" w:color="auto"/>
            <w:left w:val="none" w:sz="0" w:space="0" w:color="auto"/>
            <w:bottom w:val="none" w:sz="0" w:space="0" w:color="auto"/>
            <w:right w:val="none" w:sz="0" w:space="0" w:color="auto"/>
          </w:divBdr>
        </w:div>
        <w:div w:id="231503218">
          <w:marLeft w:val="274"/>
          <w:marRight w:val="0"/>
          <w:marTop w:val="0"/>
          <w:marBottom w:val="0"/>
          <w:divBdr>
            <w:top w:val="none" w:sz="0" w:space="0" w:color="auto"/>
            <w:left w:val="none" w:sz="0" w:space="0" w:color="auto"/>
            <w:bottom w:val="none" w:sz="0" w:space="0" w:color="auto"/>
            <w:right w:val="none" w:sz="0" w:space="0" w:color="auto"/>
          </w:divBdr>
        </w:div>
        <w:div w:id="1238440137">
          <w:marLeft w:val="274"/>
          <w:marRight w:val="0"/>
          <w:marTop w:val="0"/>
          <w:marBottom w:val="0"/>
          <w:divBdr>
            <w:top w:val="none" w:sz="0" w:space="0" w:color="auto"/>
            <w:left w:val="none" w:sz="0" w:space="0" w:color="auto"/>
            <w:bottom w:val="none" w:sz="0" w:space="0" w:color="auto"/>
            <w:right w:val="none" w:sz="0" w:space="0" w:color="auto"/>
          </w:divBdr>
        </w:div>
        <w:div w:id="817384491">
          <w:marLeft w:val="274"/>
          <w:marRight w:val="0"/>
          <w:marTop w:val="0"/>
          <w:marBottom w:val="0"/>
          <w:divBdr>
            <w:top w:val="none" w:sz="0" w:space="0" w:color="auto"/>
            <w:left w:val="none" w:sz="0" w:space="0" w:color="auto"/>
            <w:bottom w:val="none" w:sz="0" w:space="0" w:color="auto"/>
            <w:right w:val="none" w:sz="0" w:space="0" w:color="auto"/>
          </w:divBdr>
        </w:div>
        <w:div w:id="1722974150">
          <w:marLeft w:val="274"/>
          <w:marRight w:val="0"/>
          <w:marTop w:val="0"/>
          <w:marBottom w:val="0"/>
          <w:divBdr>
            <w:top w:val="none" w:sz="0" w:space="0" w:color="auto"/>
            <w:left w:val="none" w:sz="0" w:space="0" w:color="auto"/>
            <w:bottom w:val="none" w:sz="0" w:space="0" w:color="auto"/>
            <w:right w:val="none" w:sz="0" w:space="0" w:color="auto"/>
          </w:divBdr>
        </w:div>
        <w:div w:id="726958054">
          <w:marLeft w:val="274"/>
          <w:marRight w:val="0"/>
          <w:marTop w:val="0"/>
          <w:marBottom w:val="0"/>
          <w:divBdr>
            <w:top w:val="none" w:sz="0" w:space="0" w:color="auto"/>
            <w:left w:val="none" w:sz="0" w:space="0" w:color="auto"/>
            <w:bottom w:val="none" w:sz="0" w:space="0" w:color="auto"/>
            <w:right w:val="none" w:sz="0" w:space="0" w:color="auto"/>
          </w:divBdr>
        </w:div>
      </w:divsChild>
    </w:div>
    <w:div w:id="770667816">
      <w:bodyDiv w:val="1"/>
      <w:marLeft w:val="0"/>
      <w:marRight w:val="0"/>
      <w:marTop w:val="0"/>
      <w:marBottom w:val="0"/>
      <w:divBdr>
        <w:top w:val="none" w:sz="0" w:space="0" w:color="auto"/>
        <w:left w:val="none" w:sz="0" w:space="0" w:color="auto"/>
        <w:bottom w:val="none" w:sz="0" w:space="0" w:color="auto"/>
        <w:right w:val="none" w:sz="0" w:space="0" w:color="auto"/>
      </w:divBdr>
    </w:div>
    <w:div w:id="795293890">
      <w:bodyDiv w:val="1"/>
      <w:marLeft w:val="0"/>
      <w:marRight w:val="0"/>
      <w:marTop w:val="0"/>
      <w:marBottom w:val="0"/>
      <w:divBdr>
        <w:top w:val="none" w:sz="0" w:space="0" w:color="auto"/>
        <w:left w:val="none" w:sz="0" w:space="0" w:color="auto"/>
        <w:bottom w:val="none" w:sz="0" w:space="0" w:color="auto"/>
        <w:right w:val="none" w:sz="0" w:space="0" w:color="auto"/>
      </w:divBdr>
      <w:divsChild>
        <w:div w:id="511575161">
          <w:marLeft w:val="0"/>
          <w:marRight w:val="0"/>
          <w:marTop w:val="0"/>
          <w:marBottom w:val="0"/>
          <w:divBdr>
            <w:top w:val="none" w:sz="0" w:space="0" w:color="auto"/>
            <w:left w:val="none" w:sz="0" w:space="0" w:color="auto"/>
            <w:bottom w:val="none" w:sz="0" w:space="0" w:color="auto"/>
            <w:right w:val="none" w:sz="0" w:space="0" w:color="auto"/>
          </w:divBdr>
          <w:divsChild>
            <w:div w:id="1013191745">
              <w:marLeft w:val="0"/>
              <w:marRight w:val="0"/>
              <w:marTop w:val="0"/>
              <w:marBottom w:val="0"/>
              <w:divBdr>
                <w:top w:val="none" w:sz="0" w:space="0" w:color="auto"/>
                <w:left w:val="none" w:sz="0" w:space="0" w:color="auto"/>
                <w:bottom w:val="none" w:sz="0" w:space="0" w:color="auto"/>
                <w:right w:val="none" w:sz="0" w:space="0" w:color="auto"/>
              </w:divBdr>
              <w:divsChild>
                <w:div w:id="84350732">
                  <w:marLeft w:val="0"/>
                  <w:marRight w:val="0"/>
                  <w:marTop w:val="0"/>
                  <w:marBottom w:val="0"/>
                  <w:divBdr>
                    <w:top w:val="none" w:sz="0" w:space="0" w:color="auto"/>
                    <w:left w:val="none" w:sz="0" w:space="0" w:color="auto"/>
                    <w:bottom w:val="none" w:sz="0" w:space="0" w:color="auto"/>
                    <w:right w:val="none" w:sz="0" w:space="0" w:color="auto"/>
                  </w:divBdr>
                  <w:divsChild>
                    <w:div w:id="473840144">
                      <w:marLeft w:val="0"/>
                      <w:marRight w:val="0"/>
                      <w:marTop w:val="0"/>
                      <w:marBottom w:val="0"/>
                      <w:divBdr>
                        <w:top w:val="none" w:sz="0" w:space="0" w:color="auto"/>
                        <w:left w:val="none" w:sz="0" w:space="0" w:color="auto"/>
                        <w:bottom w:val="none" w:sz="0" w:space="0" w:color="auto"/>
                        <w:right w:val="none" w:sz="0" w:space="0" w:color="auto"/>
                      </w:divBdr>
                      <w:divsChild>
                        <w:div w:id="1647319996">
                          <w:marLeft w:val="0"/>
                          <w:marRight w:val="0"/>
                          <w:marTop w:val="0"/>
                          <w:marBottom w:val="0"/>
                          <w:divBdr>
                            <w:top w:val="none" w:sz="0" w:space="0" w:color="auto"/>
                            <w:left w:val="none" w:sz="0" w:space="0" w:color="auto"/>
                            <w:bottom w:val="none" w:sz="0" w:space="0" w:color="auto"/>
                            <w:right w:val="none" w:sz="0" w:space="0" w:color="auto"/>
                          </w:divBdr>
                          <w:divsChild>
                            <w:div w:id="12336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368222">
      <w:bodyDiv w:val="1"/>
      <w:marLeft w:val="0"/>
      <w:marRight w:val="0"/>
      <w:marTop w:val="0"/>
      <w:marBottom w:val="0"/>
      <w:divBdr>
        <w:top w:val="none" w:sz="0" w:space="0" w:color="auto"/>
        <w:left w:val="none" w:sz="0" w:space="0" w:color="auto"/>
        <w:bottom w:val="none" w:sz="0" w:space="0" w:color="auto"/>
        <w:right w:val="none" w:sz="0" w:space="0" w:color="auto"/>
      </w:divBdr>
    </w:div>
    <w:div w:id="915820357">
      <w:bodyDiv w:val="1"/>
      <w:marLeft w:val="0"/>
      <w:marRight w:val="0"/>
      <w:marTop w:val="0"/>
      <w:marBottom w:val="0"/>
      <w:divBdr>
        <w:top w:val="none" w:sz="0" w:space="0" w:color="auto"/>
        <w:left w:val="none" w:sz="0" w:space="0" w:color="auto"/>
        <w:bottom w:val="none" w:sz="0" w:space="0" w:color="auto"/>
        <w:right w:val="none" w:sz="0" w:space="0" w:color="auto"/>
      </w:divBdr>
    </w:div>
    <w:div w:id="960913355">
      <w:bodyDiv w:val="1"/>
      <w:marLeft w:val="0"/>
      <w:marRight w:val="0"/>
      <w:marTop w:val="0"/>
      <w:marBottom w:val="0"/>
      <w:divBdr>
        <w:top w:val="none" w:sz="0" w:space="0" w:color="auto"/>
        <w:left w:val="none" w:sz="0" w:space="0" w:color="auto"/>
        <w:bottom w:val="none" w:sz="0" w:space="0" w:color="auto"/>
        <w:right w:val="none" w:sz="0" w:space="0" w:color="auto"/>
      </w:divBdr>
    </w:div>
    <w:div w:id="963851267">
      <w:bodyDiv w:val="1"/>
      <w:marLeft w:val="0"/>
      <w:marRight w:val="0"/>
      <w:marTop w:val="0"/>
      <w:marBottom w:val="0"/>
      <w:divBdr>
        <w:top w:val="none" w:sz="0" w:space="0" w:color="auto"/>
        <w:left w:val="none" w:sz="0" w:space="0" w:color="auto"/>
        <w:bottom w:val="none" w:sz="0" w:space="0" w:color="auto"/>
        <w:right w:val="none" w:sz="0" w:space="0" w:color="auto"/>
      </w:divBdr>
    </w:div>
    <w:div w:id="978992048">
      <w:bodyDiv w:val="1"/>
      <w:marLeft w:val="0"/>
      <w:marRight w:val="0"/>
      <w:marTop w:val="0"/>
      <w:marBottom w:val="0"/>
      <w:divBdr>
        <w:top w:val="none" w:sz="0" w:space="0" w:color="auto"/>
        <w:left w:val="none" w:sz="0" w:space="0" w:color="auto"/>
        <w:bottom w:val="none" w:sz="0" w:space="0" w:color="auto"/>
        <w:right w:val="none" w:sz="0" w:space="0" w:color="auto"/>
      </w:divBdr>
    </w:div>
    <w:div w:id="1023703765">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097166950">
      <w:bodyDiv w:val="1"/>
      <w:marLeft w:val="0"/>
      <w:marRight w:val="0"/>
      <w:marTop w:val="0"/>
      <w:marBottom w:val="0"/>
      <w:divBdr>
        <w:top w:val="none" w:sz="0" w:space="0" w:color="auto"/>
        <w:left w:val="none" w:sz="0" w:space="0" w:color="auto"/>
        <w:bottom w:val="none" w:sz="0" w:space="0" w:color="auto"/>
        <w:right w:val="none" w:sz="0" w:space="0" w:color="auto"/>
      </w:divBdr>
    </w:div>
    <w:div w:id="1219363973">
      <w:bodyDiv w:val="1"/>
      <w:marLeft w:val="0"/>
      <w:marRight w:val="0"/>
      <w:marTop w:val="0"/>
      <w:marBottom w:val="0"/>
      <w:divBdr>
        <w:top w:val="none" w:sz="0" w:space="0" w:color="auto"/>
        <w:left w:val="none" w:sz="0" w:space="0" w:color="auto"/>
        <w:bottom w:val="none" w:sz="0" w:space="0" w:color="auto"/>
        <w:right w:val="none" w:sz="0" w:space="0" w:color="auto"/>
      </w:divBdr>
    </w:div>
    <w:div w:id="1230069186">
      <w:bodyDiv w:val="1"/>
      <w:marLeft w:val="0"/>
      <w:marRight w:val="0"/>
      <w:marTop w:val="0"/>
      <w:marBottom w:val="0"/>
      <w:divBdr>
        <w:top w:val="none" w:sz="0" w:space="0" w:color="auto"/>
        <w:left w:val="none" w:sz="0" w:space="0" w:color="auto"/>
        <w:bottom w:val="none" w:sz="0" w:space="0" w:color="auto"/>
        <w:right w:val="none" w:sz="0" w:space="0" w:color="auto"/>
      </w:divBdr>
    </w:div>
    <w:div w:id="1241404166">
      <w:bodyDiv w:val="1"/>
      <w:marLeft w:val="0"/>
      <w:marRight w:val="0"/>
      <w:marTop w:val="0"/>
      <w:marBottom w:val="0"/>
      <w:divBdr>
        <w:top w:val="none" w:sz="0" w:space="0" w:color="auto"/>
        <w:left w:val="none" w:sz="0" w:space="0" w:color="auto"/>
        <w:bottom w:val="none" w:sz="0" w:space="0" w:color="auto"/>
        <w:right w:val="none" w:sz="0" w:space="0" w:color="auto"/>
      </w:divBdr>
    </w:div>
    <w:div w:id="1260603322">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 w:id="1307661863">
      <w:bodyDiv w:val="1"/>
      <w:marLeft w:val="0"/>
      <w:marRight w:val="0"/>
      <w:marTop w:val="0"/>
      <w:marBottom w:val="0"/>
      <w:divBdr>
        <w:top w:val="none" w:sz="0" w:space="0" w:color="auto"/>
        <w:left w:val="none" w:sz="0" w:space="0" w:color="auto"/>
        <w:bottom w:val="none" w:sz="0" w:space="0" w:color="auto"/>
        <w:right w:val="none" w:sz="0" w:space="0" w:color="auto"/>
      </w:divBdr>
    </w:div>
    <w:div w:id="1329595769">
      <w:bodyDiv w:val="1"/>
      <w:marLeft w:val="0"/>
      <w:marRight w:val="0"/>
      <w:marTop w:val="0"/>
      <w:marBottom w:val="0"/>
      <w:divBdr>
        <w:top w:val="none" w:sz="0" w:space="0" w:color="auto"/>
        <w:left w:val="none" w:sz="0" w:space="0" w:color="auto"/>
        <w:bottom w:val="none" w:sz="0" w:space="0" w:color="auto"/>
        <w:right w:val="none" w:sz="0" w:space="0" w:color="auto"/>
      </w:divBdr>
    </w:div>
    <w:div w:id="1466659002">
      <w:bodyDiv w:val="1"/>
      <w:marLeft w:val="0"/>
      <w:marRight w:val="0"/>
      <w:marTop w:val="0"/>
      <w:marBottom w:val="0"/>
      <w:divBdr>
        <w:top w:val="none" w:sz="0" w:space="0" w:color="auto"/>
        <w:left w:val="none" w:sz="0" w:space="0" w:color="auto"/>
        <w:bottom w:val="none" w:sz="0" w:space="0" w:color="auto"/>
        <w:right w:val="none" w:sz="0" w:space="0" w:color="auto"/>
      </w:divBdr>
    </w:div>
    <w:div w:id="1504399208">
      <w:bodyDiv w:val="1"/>
      <w:marLeft w:val="0"/>
      <w:marRight w:val="0"/>
      <w:marTop w:val="0"/>
      <w:marBottom w:val="0"/>
      <w:divBdr>
        <w:top w:val="none" w:sz="0" w:space="0" w:color="auto"/>
        <w:left w:val="none" w:sz="0" w:space="0" w:color="auto"/>
        <w:bottom w:val="none" w:sz="0" w:space="0" w:color="auto"/>
        <w:right w:val="none" w:sz="0" w:space="0" w:color="auto"/>
      </w:divBdr>
    </w:div>
    <w:div w:id="1527134318">
      <w:bodyDiv w:val="1"/>
      <w:marLeft w:val="0"/>
      <w:marRight w:val="0"/>
      <w:marTop w:val="0"/>
      <w:marBottom w:val="0"/>
      <w:divBdr>
        <w:top w:val="none" w:sz="0" w:space="0" w:color="auto"/>
        <w:left w:val="none" w:sz="0" w:space="0" w:color="auto"/>
        <w:bottom w:val="none" w:sz="0" w:space="0" w:color="auto"/>
        <w:right w:val="none" w:sz="0" w:space="0" w:color="auto"/>
      </w:divBdr>
      <w:divsChild>
        <w:div w:id="1606383761">
          <w:marLeft w:val="274"/>
          <w:marRight w:val="0"/>
          <w:marTop w:val="0"/>
          <w:marBottom w:val="0"/>
          <w:divBdr>
            <w:top w:val="none" w:sz="0" w:space="0" w:color="auto"/>
            <w:left w:val="none" w:sz="0" w:space="0" w:color="auto"/>
            <w:bottom w:val="none" w:sz="0" w:space="0" w:color="auto"/>
            <w:right w:val="none" w:sz="0" w:space="0" w:color="auto"/>
          </w:divBdr>
        </w:div>
        <w:div w:id="1620333955">
          <w:marLeft w:val="274"/>
          <w:marRight w:val="0"/>
          <w:marTop w:val="0"/>
          <w:marBottom w:val="0"/>
          <w:divBdr>
            <w:top w:val="none" w:sz="0" w:space="0" w:color="auto"/>
            <w:left w:val="none" w:sz="0" w:space="0" w:color="auto"/>
            <w:bottom w:val="none" w:sz="0" w:space="0" w:color="auto"/>
            <w:right w:val="none" w:sz="0" w:space="0" w:color="auto"/>
          </w:divBdr>
        </w:div>
        <w:div w:id="486287232">
          <w:marLeft w:val="274"/>
          <w:marRight w:val="0"/>
          <w:marTop w:val="0"/>
          <w:marBottom w:val="0"/>
          <w:divBdr>
            <w:top w:val="none" w:sz="0" w:space="0" w:color="auto"/>
            <w:left w:val="none" w:sz="0" w:space="0" w:color="auto"/>
            <w:bottom w:val="none" w:sz="0" w:space="0" w:color="auto"/>
            <w:right w:val="none" w:sz="0" w:space="0" w:color="auto"/>
          </w:divBdr>
        </w:div>
        <w:div w:id="1056508154">
          <w:marLeft w:val="274"/>
          <w:marRight w:val="0"/>
          <w:marTop w:val="0"/>
          <w:marBottom w:val="0"/>
          <w:divBdr>
            <w:top w:val="none" w:sz="0" w:space="0" w:color="auto"/>
            <w:left w:val="none" w:sz="0" w:space="0" w:color="auto"/>
            <w:bottom w:val="none" w:sz="0" w:space="0" w:color="auto"/>
            <w:right w:val="none" w:sz="0" w:space="0" w:color="auto"/>
          </w:divBdr>
        </w:div>
        <w:div w:id="610668027">
          <w:marLeft w:val="274"/>
          <w:marRight w:val="0"/>
          <w:marTop w:val="0"/>
          <w:marBottom w:val="0"/>
          <w:divBdr>
            <w:top w:val="none" w:sz="0" w:space="0" w:color="auto"/>
            <w:left w:val="none" w:sz="0" w:space="0" w:color="auto"/>
            <w:bottom w:val="none" w:sz="0" w:space="0" w:color="auto"/>
            <w:right w:val="none" w:sz="0" w:space="0" w:color="auto"/>
          </w:divBdr>
        </w:div>
        <w:div w:id="1823421672">
          <w:marLeft w:val="274"/>
          <w:marRight w:val="0"/>
          <w:marTop w:val="0"/>
          <w:marBottom w:val="0"/>
          <w:divBdr>
            <w:top w:val="none" w:sz="0" w:space="0" w:color="auto"/>
            <w:left w:val="none" w:sz="0" w:space="0" w:color="auto"/>
            <w:bottom w:val="none" w:sz="0" w:space="0" w:color="auto"/>
            <w:right w:val="none" w:sz="0" w:space="0" w:color="auto"/>
          </w:divBdr>
        </w:div>
      </w:divsChild>
    </w:div>
    <w:div w:id="1527867228">
      <w:bodyDiv w:val="1"/>
      <w:marLeft w:val="0"/>
      <w:marRight w:val="0"/>
      <w:marTop w:val="0"/>
      <w:marBottom w:val="0"/>
      <w:divBdr>
        <w:top w:val="none" w:sz="0" w:space="0" w:color="auto"/>
        <w:left w:val="none" w:sz="0" w:space="0" w:color="auto"/>
        <w:bottom w:val="none" w:sz="0" w:space="0" w:color="auto"/>
        <w:right w:val="none" w:sz="0" w:space="0" w:color="auto"/>
      </w:divBdr>
    </w:div>
    <w:div w:id="1585644050">
      <w:bodyDiv w:val="1"/>
      <w:marLeft w:val="0"/>
      <w:marRight w:val="0"/>
      <w:marTop w:val="0"/>
      <w:marBottom w:val="0"/>
      <w:divBdr>
        <w:top w:val="none" w:sz="0" w:space="0" w:color="auto"/>
        <w:left w:val="none" w:sz="0" w:space="0" w:color="auto"/>
        <w:bottom w:val="none" w:sz="0" w:space="0" w:color="auto"/>
        <w:right w:val="none" w:sz="0" w:space="0" w:color="auto"/>
      </w:divBdr>
    </w:div>
    <w:div w:id="1607468566">
      <w:bodyDiv w:val="1"/>
      <w:marLeft w:val="0"/>
      <w:marRight w:val="0"/>
      <w:marTop w:val="0"/>
      <w:marBottom w:val="0"/>
      <w:divBdr>
        <w:top w:val="none" w:sz="0" w:space="0" w:color="auto"/>
        <w:left w:val="none" w:sz="0" w:space="0" w:color="auto"/>
        <w:bottom w:val="none" w:sz="0" w:space="0" w:color="auto"/>
        <w:right w:val="none" w:sz="0" w:space="0" w:color="auto"/>
      </w:divBdr>
    </w:div>
    <w:div w:id="1702705202">
      <w:bodyDiv w:val="1"/>
      <w:marLeft w:val="0"/>
      <w:marRight w:val="0"/>
      <w:marTop w:val="0"/>
      <w:marBottom w:val="0"/>
      <w:divBdr>
        <w:top w:val="none" w:sz="0" w:space="0" w:color="auto"/>
        <w:left w:val="none" w:sz="0" w:space="0" w:color="auto"/>
        <w:bottom w:val="none" w:sz="0" w:space="0" w:color="auto"/>
        <w:right w:val="none" w:sz="0" w:space="0" w:color="auto"/>
      </w:divBdr>
    </w:div>
    <w:div w:id="1769547200">
      <w:bodyDiv w:val="1"/>
      <w:marLeft w:val="0"/>
      <w:marRight w:val="0"/>
      <w:marTop w:val="0"/>
      <w:marBottom w:val="0"/>
      <w:divBdr>
        <w:top w:val="none" w:sz="0" w:space="0" w:color="auto"/>
        <w:left w:val="none" w:sz="0" w:space="0" w:color="auto"/>
        <w:bottom w:val="none" w:sz="0" w:space="0" w:color="auto"/>
        <w:right w:val="none" w:sz="0" w:space="0" w:color="auto"/>
      </w:divBdr>
    </w:div>
    <w:div w:id="1808739571">
      <w:bodyDiv w:val="1"/>
      <w:marLeft w:val="0"/>
      <w:marRight w:val="0"/>
      <w:marTop w:val="0"/>
      <w:marBottom w:val="0"/>
      <w:divBdr>
        <w:top w:val="none" w:sz="0" w:space="0" w:color="auto"/>
        <w:left w:val="none" w:sz="0" w:space="0" w:color="auto"/>
        <w:bottom w:val="none" w:sz="0" w:space="0" w:color="auto"/>
        <w:right w:val="none" w:sz="0" w:space="0" w:color="auto"/>
      </w:divBdr>
    </w:div>
    <w:div w:id="1966151848">
      <w:bodyDiv w:val="1"/>
      <w:marLeft w:val="0"/>
      <w:marRight w:val="0"/>
      <w:marTop w:val="0"/>
      <w:marBottom w:val="0"/>
      <w:divBdr>
        <w:top w:val="none" w:sz="0" w:space="0" w:color="auto"/>
        <w:left w:val="none" w:sz="0" w:space="0" w:color="auto"/>
        <w:bottom w:val="none" w:sz="0" w:space="0" w:color="auto"/>
        <w:right w:val="none" w:sz="0" w:space="0" w:color="auto"/>
      </w:divBdr>
    </w:div>
    <w:div w:id="1971009213">
      <w:bodyDiv w:val="1"/>
      <w:marLeft w:val="0"/>
      <w:marRight w:val="0"/>
      <w:marTop w:val="0"/>
      <w:marBottom w:val="0"/>
      <w:divBdr>
        <w:top w:val="none" w:sz="0" w:space="0" w:color="auto"/>
        <w:left w:val="none" w:sz="0" w:space="0" w:color="auto"/>
        <w:bottom w:val="none" w:sz="0" w:space="0" w:color="auto"/>
        <w:right w:val="none" w:sz="0" w:space="0" w:color="auto"/>
      </w:divBdr>
    </w:div>
    <w:div w:id="2028746044">
      <w:bodyDiv w:val="1"/>
      <w:marLeft w:val="0"/>
      <w:marRight w:val="0"/>
      <w:marTop w:val="0"/>
      <w:marBottom w:val="0"/>
      <w:divBdr>
        <w:top w:val="none" w:sz="0" w:space="0" w:color="auto"/>
        <w:left w:val="none" w:sz="0" w:space="0" w:color="auto"/>
        <w:bottom w:val="none" w:sz="0" w:space="0" w:color="auto"/>
        <w:right w:val="none" w:sz="0" w:space="0" w:color="auto"/>
      </w:divBdr>
    </w:div>
    <w:div w:id="2086684353">
      <w:bodyDiv w:val="1"/>
      <w:marLeft w:val="0"/>
      <w:marRight w:val="0"/>
      <w:marTop w:val="0"/>
      <w:marBottom w:val="0"/>
      <w:divBdr>
        <w:top w:val="none" w:sz="0" w:space="0" w:color="auto"/>
        <w:left w:val="none" w:sz="0" w:space="0" w:color="auto"/>
        <w:bottom w:val="none" w:sz="0" w:space="0" w:color="auto"/>
        <w:right w:val="none" w:sz="0" w:space="0" w:color="auto"/>
      </w:divBdr>
    </w:div>
    <w:div w:id="2092581701">
      <w:bodyDiv w:val="1"/>
      <w:marLeft w:val="0"/>
      <w:marRight w:val="0"/>
      <w:marTop w:val="0"/>
      <w:marBottom w:val="0"/>
      <w:divBdr>
        <w:top w:val="none" w:sz="0" w:space="0" w:color="auto"/>
        <w:left w:val="none" w:sz="0" w:space="0" w:color="auto"/>
        <w:bottom w:val="none" w:sz="0" w:space="0" w:color="auto"/>
        <w:right w:val="none" w:sz="0" w:space="0" w:color="auto"/>
      </w:divBdr>
    </w:div>
    <w:div w:id="212658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tosoclinic.com_private_key.key" TargetMode="External"/><Relationship Id="rId18" Type="http://schemas.openxmlformats.org/officeDocument/2006/relationships/hyperlink" Target="https://docs.microsoft.com/en-us/powershell/azureps-cmdlets-docs/" TargetMode="External"/><Relationship Id="rId26" Type="http://schemas.openxmlformats.org/officeDocument/2006/relationships/hyperlink" Target="https://docs.microsoft.com/en-us/azure/active-directory/active-directory-assign-admin-roles" TargetMode="External"/><Relationship Id="rId39" Type="http://schemas.openxmlformats.org/officeDocument/2006/relationships/image" Target="media/image7.png"/><Relationship Id="rId21" Type="http://schemas.openxmlformats.org/officeDocument/2006/relationships/hyperlink" Target="https://www.powershellgallery.com/packages/AzureDiagnosticsAndLogAnalytics/0.1" TargetMode="External"/><Relationship Id="rId34" Type="http://schemas.openxmlformats.org/officeDocument/2006/relationships/image" Target="media/image3.png"/><Relationship Id="rId42" Type="http://schemas.openxmlformats.org/officeDocument/2006/relationships/hyperlink" Target="https://portal.azure.com" TargetMode="External"/><Relationship Id="rId47" Type="http://schemas.openxmlformats.org/officeDocument/2006/relationships/image" Target="media/image10.png"/><Relationship Id="rId50" Type="http://schemas.openxmlformats.org/officeDocument/2006/relationships/hyperlink" Target="https://github.com/AvyanConsultingCorp/azure-quickstart-templates/blob/master/azure-governance-cloudwise/images/StartIngestionRunbook.png" TargetMode="External"/><Relationship Id="rId55" Type="http://schemas.openxmlformats.org/officeDocument/2006/relationships/image" Target="media/image16.jpeg"/><Relationship Id="rId63" Type="http://schemas.openxmlformats.org/officeDocument/2006/relationships/hyperlink" Target="https://docs.microsoft.com/en-us/azure/security-center/security-center-get-started" TargetMode="External"/><Relationship Id="rId68"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hyperlink" Target="https://letsencrypt.org/" TargetMode="External"/><Relationship Id="rId29" Type="http://schemas.openxmlformats.org/officeDocument/2006/relationships/hyperlink" Target="https://blogs.technet.microsoft.com/kv/2016/09/17/accessing-key-vault-from-a-native-applic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ortal.azure.com/" TargetMode="External"/><Relationship Id="rId24" Type="http://schemas.openxmlformats.org/officeDocument/2006/relationships/hyperlink" Target="https://docs.microsoft.com/en-us/azure/active-directory/active-directory-assign-admin-roles" TargetMode="External"/><Relationship Id="rId32" Type="http://schemas.openxmlformats.org/officeDocument/2006/relationships/image" Target="media/image1.png"/><Relationship Id="rId37" Type="http://schemas.openxmlformats.org/officeDocument/2006/relationships/hyperlink" Target="https://www.azurepcisamples.com" TargetMode="External"/><Relationship Id="rId40" Type="http://schemas.openxmlformats.org/officeDocument/2006/relationships/hyperlink" Target="https://portal.azure.com" TargetMode="External"/><Relationship Id="rId45" Type="http://schemas.openxmlformats.org/officeDocument/2006/relationships/image" Target="media/image8.png"/><Relationship Id="rId53" Type="http://schemas.openxmlformats.org/officeDocument/2006/relationships/hyperlink" Target="https://github.com/AvyanConsultingCorp/azure-quickstart-templates/blob/master/azure-governance-cloudwise/images/StartIngestionRunbook.png" TargetMode="External"/><Relationship Id="rId58" Type="http://schemas.openxmlformats.org/officeDocument/2006/relationships/image" Target="media/image19.png"/><Relationship Id="rId66"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technet.microsoft.com/en-us/library/dd261744.aspx" TargetMode="External"/><Relationship Id="rId23" Type="http://schemas.openxmlformats.org/officeDocument/2006/relationships/hyperlink" Target="https://portal.azure.com/" TargetMode="External"/><Relationship Id="rId28" Type="http://schemas.openxmlformats.org/officeDocument/2006/relationships/hyperlink" Target="https://portal.azure.com/" TargetMode="External"/><Relationship Id="rId36" Type="http://schemas.openxmlformats.org/officeDocument/2006/relationships/image" Target="media/image5.png"/><Relationship Id="rId49" Type="http://schemas.openxmlformats.org/officeDocument/2006/relationships/image" Target="media/image12.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hyperlink" Target="https://docs.microsoft.com/en-us/azure/app-service-web/custom-dns-web-site-buydomains-web-app" TargetMode="External"/><Relationship Id="rId19" Type="http://schemas.openxmlformats.org/officeDocument/2006/relationships/hyperlink" Target="https://technet.microsoft.com/en-us/library/dn975125.aspx" TargetMode="External"/><Relationship Id="rId31" Type="http://schemas.openxmlformats.org/officeDocument/2006/relationships/hyperlink" Target="mailto:admin@contosoclinic.com" TargetMode="External"/><Relationship Id="rId44" Type="http://schemas.openxmlformats.org/officeDocument/2006/relationships/hyperlink" Target="https://portal.azure.com" TargetMode="External"/><Relationship Id="rId52" Type="http://schemas.openxmlformats.org/officeDocument/2006/relationships/image" Target="media/image14.jpg"/><Relationship Id="rId60" Type="http://schemas.openxmlformats.org/officeDocument/2006/relationships/image" Target="media/image21.png"/><Relationship Id="rId65" Type="http://schemas.openxmlformats.org/officeDocument/2006/relationships/hyperlink" Target="https://www.tinfoilsecurity.com/azure" TargetMode="External"/><Relationship Id="rId4" Type="http://schemas.openxmlformats.org/officeDocument/2006/relationships/styles" Target="styles.xml"/><Relationship Id="rId9" Type="http://schemas.openxmlformats.org/officeDocument/2006/relationships/hyperlink" Target="https://d.docs.live.net/7b2b5032e10686e1/Azure%20Compliance/PCI%20DSS%20quickstart/1.%09https:/docs.microsoft.com/en-us/azure/app-service-web/web-sites-purchase-ssl-web-site" TargetMode="External"/><Relationship Id="rId14" Type="http://schemas.openxmlformats.org/officeDocument/2006/relationships/hyperlink" Target="http://www.contosoclinic.com_ssl_certificate.cer" TargetMode="External"/><Relationship Id="rId22" Type="http://schemas.openxmlformats.org/officeDocument/2006/relationships/hyperlink" Target="https://msdn.microsoft.com/en-us/library/hh231683.aspx?f=255&amp;MSPPError=-2147217396" TargetMode="External"/><Relationship Id="rId27" Type="http://schemas.openxmlformats.org/officeDocument/2006/relationships/hyperlink" Target="https://github.com/AvyanConsultingCorp/pci-paas-webapp-ase-sqldb-appgateway-keyvault-oms" TargetMode="External"/><Relationship Id="rId30" Type="http://schemas.openxmlformats.org/officeDocument/2006/relationships/hyperlink" Target="https://raw.githubusercontent.com/AvyanConsultingCorp/pci-paas-webapp-ase-sqldb-appgateway-keyvault-oms/master" TargetMode="External"/><Relationship Id="rId35" Type="http://schemas.openxmlformats.org/officeDocument/2006/relationships/image" Target="media/image4.png"/><Relationship Id="rId43" Type="http://schemas.openxmlformats.org/officeDocument/2006/relationships/hyperlink" Target="https://portal.azure.com" TargetMode="External"/><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hyperlink" Target="https://azure.microsoft.com/en-us/blog/web-vulnerability-scanning-for-azure-app-service-powered-by-tinfoil-security/" TargetMode="External"/><Relationship Id="rId69"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hyperlink" Target="https://docs.microsoft.com/en-us/azure/app-service-web/web-sites-configure-ssl-certificate" TargetMode="External"/><Relationship Id="rId17" Type="http://schemas.openxmlformats.org/officeDocument/2006/relationships/hyperlink" Target="https://msdn.microsoft.com/en-us/powershell/scripting/setup/installing-windows-powershell" TargetMode="External"/><Relationship Id="rId25" Type="http://schemas.openxmlformats.org/officeDocument/2006/relationships/hyperlink" Target="https://docs.microsoft.com/en-us/azure/automation/automation-sec-configure-azure-runas-account" TargetMode="External"/><Relationship Id="rId33" Type="http://schemas.openxmlformats.org/officeDocument/2006/relationships/image" Target="media/image2.png"/><Relationship Id="rId38" Type="http://schemas.openxmlformats.org/officeDocument/2006/relationships/image" Target="media/image6.png"/><Relationship Id="rId46" Type="http://schemas.openxmlformats.org/officeDocument/2006/relationships/image" Target="media/image9.png"/><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s://www.powershellgallery.com/packages/Enable-AzureRMDiagnostics/1.3/DisplayScript" TargetMode="External"/><Relationship Id="rId41" Type="http://schemas.openxmlformats.org/officeDocument/2006/relationships/hyperlink" Target="https://portal.azure.com"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AA3C9A-D4EA-443F-84D4-C089E671D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22</Pages>
  <Words>4415</Words>
  <Characters>25170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29526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Gururaj Pandurangi</cp:lastModifiedBy>
  <cp:revision>12</cp:revision>
  <dcterms:created xsi:type="dcterms:W3CDTF">2017-03-22T19:23:00Z</dcterms:created>
  <dcterms:modified xsi:type="dcterms:W3CDTF">2017-03-23T18:36:00Z</dcterms:modified>
</cp:coreProperties>
</file>